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C29937">
      <w:pPr>
        <w:pStyle w:val="2"/>
        <w:ind w:left="0" w:leftChars="0" w:firstLine="0" w:firstLineChars="0"/>
        <w:rPr>
          <w:rFonts w:ascii="Arial Unicode MS" w:hAnsi="Arial Unicode MS" w:eastAsia="Arial Unicode MS" w:cs="Arial Unicode MS"/>
          <w:bCs/>
          <w:color w:val="000000"/>
          <w:kern w:val="2"/>
          <w:sz w:val="44"/>
          <w:szCs w:val="44"/>
        </w:rPr>
      </w:pPr>
    </w:p>
    <w:p w14:paraId="4D743075">
      <w:pPr>
        <w:keepNext w:val="0"/>
        <w:keepLines w:val="0"/>
        <w:pageBreakBefore w:val="0"/>
        <w:widowControl w:val="0"/>
        <w:kinsoku/>
        <w:wordWrap/>
        <w:overflowPunct/>
        <w:topLinePunct w:val="0"/>
        <w:autoSpaceDE/>
        <w:autoSpaceDN/>
        <w:bidi w:val="0"/>
        <w:adjustRightInd/>
        <w:snapToGrid/>
        <w:spacing w:after="0" w:afterLines="50" w:line="240" w:lineRule="auto"/>
        <w:ind w:firstLine="0" w:firstLineChars="0"/>
        <w:jc w:val="center"/>
        <w:textAlignment w:val="auto"/>
        <w:rPr>
          <w:rFonts w:hint="eastAsia" w:ascii="黑体" w:hAnsi="黑体" w:eastAsia="黑体" w:cs="仿宋_GB2312"/>
          <w:b/>
          <w:bCs/>
          <w:sz w:val="44"/>
          <w:szCs w:val="44"/>
          <w:lang w:eastAsia="zh-CN"/>
        </w:rPr>
      </w:pPr>
    </w:p>
    <w:p w14:paraId="5C21EF3F">
      <w:pPr>
        <w:keepNext w:val="0"/>
        <w:keepLines w:val="0"/>
        <w:pageBreakBefore w:val="0"/>
        <w:widowControl w:val="0"/>
        <w:kinsoku/>
        <w:wordWrap/>
        <w:overflowPunct/>
        <w:topLinePunct w:val="0"/>
        <w:autoSpaceDE/>
        <w:autoSpaceDN/>
        <w:bidi w:val="0"/>
        <w:adjustRightInd/>
        <w:snapToGrid/>
        <w:spacing w:after="0" w:afterLines="50" w:line="240" w:lineRule="auto"/>
        <w:ind w:firstLine="0" w:firstLineChars="0"/>
        <w:jc w:val="both"/>
        <w:textAlignment w:val="auto"/>
        <w:rPr>
          <w:rFonts w:hint="eastAsia" w:ascii="黑体" w:hAnsi="黑体" w:eastAsia="黑体" w:cs="仿宋_GB2312"/>
          <w:b/>
          <w:bCs/>
          <w:sz w:val="44"/>
          <w:szCs w:val="44"/>
          <w:lang w:eastAsia="zh-CN"/>
        </w:rPr>
      </w:pPr>
    </w:p>
    <w:p w14:paraId="50A4F411">
      <w:pPr>
        <w:pStyle w:val="2"/>
        <w:rPr>
          <w:rFonts w:hint="eastAsia" w:ascii="黑体" w:hAnsi="黑体" w:eastAsia="黑体" w:cs="仿宋_GB2312"/>
          <w:b/>
          <w:bCs/>
          <w:sz w:val="44"/>
          <w:szCs w:val="44"/>
          <w:lang w:eastAsia="zh-CN"/>
        </w:rPr>
      </w:pPr>
    </w:p>
    <w:p w14:paraId="5C0B3011">
      <w:pPr>
        <w:pStyle w:val="2"/>
        <w:rPr>
          <w:rFonts w:hint="eastAsia" w:ascii="黑体" w:hAnsi="黑体" w:eastAsia="黑体" w:cs="仿宋_GB2312"/>
          <w:b/>
          <w:bCs/>
          <w:sz w:val="44"/>
          <w:szCs w:val="44"/>
          <w:lang w:eastAsia="zh-CN"/>
        </w:rPr>
      </w:pPr>
    </w:p>
    <w:p w14:paraId="25EBB9B8">
      <w:pPr>
        <w:pStyle w:val="2"/>
        <w:rPr>
          <w:rFonts w:hint="eastAsia" w:ascii="黑体" w:hAnsi="黑体" w:eastAsia="黑体" w:cs="仿宋_GB2312"/>
          <w:b/>
          <w:bCs/>
          <w:sz w:val="44"/>
          <w:szCs w:val="44"/>
          <w:lang w:eastAsia="zh-CN"/>
        </w:rPr>
      </w:pPr>
    </w:p>
    <w:p w14:paraId="7DA21F6F">
      <w:pPr>
        <w:keepNext w:val="0"/>
        <w:keepLines w:val="0"/>
        <w:pageBreakBefore w:val="0"/>
        <w:widowControl w:val="0"/>
        <w:kinsoku/>
        <w:wordWrap/>
        <w:overflowPunct/>
        <w:topLinePunct w:val="0"/>
        <w:autoSpaceDE/>
        <w:autoSpaceDN/>
        <w:bidi w:val="0"/>
        <w:adjustRightInd/>
        <w:snapToGrid/>
        <w:spacing w:after="0" w:afterLines="50" w:line="240" w:lineRule="auto"/>
        <w:ind w:firstLine="0" w:firstLineChars="0"/>
        <w:jc w:val="center"/>
        <w:textAlignment w:val="auto"/>
        <w:rPr>
          <w:rFonts w:hint="eastAsia" w:ascii="黑体" w:hAnsi="黑体" w:eastAsia="黑体" w:cs="仿宋_GB2312"/>
          <w:b w:val="0"/>
          <w:bCs w:val="0"/>
          <w:sz w:val="44"/>
          <w:szCs w:val="44"/>
          <w:lang w:eastAsia="zh-CN"/>
        </w:rPr>
      </w:pPr>
      <w:r>
        <w:rPr>
          <w:rFonts w:hint="eastAsia" w:ascii="黑体" w:hAnsi="黑体" w:eastAsia="黑体" w:cs="仿宋_GB2312"/>
          <w:b w:val="0"/>
          <w:bCs w:val="0"/>
          <w:sz w:val="44"/>
          <w:szCs w:val="44"/>
          <w:lang w:eastAsia="zh-CN"/>
        </w:rPr>
        <w:t>马尔康城市环境质量提升（房屋建筑）工程（州级）项目竣工财务决算审核报告</w:t>
      </w:r>
    </w:p>
    <w:p w14:paraId="6BC4AE69">
      <w:pPr>
        <w:ind w:left="0" w:leftChars="0" w:firstLine="0" w:firstLineChars="0"/>
        <w:jc w:val="center"/>
        <w:rPr>
          <w:b w:val="0"/>
          <w:bCs w:val="0"/>
        </w:rPr>
      </w:pPr>
      <w:r>
        <w:rPr>
          <w:rFonts w:ascii="黑体" w:hAnsi="黑体" w:eastAsia="黑体"/>
          <w:b w:val="0"/>
          <w:bCs w:val="0"/>
          <w:color w:val="000000"/>
          <w:kern w:val="2"/>
          <w:sz w:val="30"/>
          <w:szCs w:val="30"/>
        </w:rPr>
        <w:t>川融策专审〔202</w:t>
      </w:r>
      <w:r>
        <w:rPr>
          <w:rFonts w:hint="eastAsia" w:ascii="黑体" w:hAnsi="黑体" w:eastAsia="黑体"/>
          <w:b w:val="0"/>
          <w:bCs w:val="0"/>
          <w:color w:val="000000"/>
          <w:kern w:val="2"/>
          <w:sz w:val="30"/>
          <w:szCs w:val="30"/>
          <w:lang w:val="en-US" w:eastAsia="zh-CN"/>
        </w:rPr>
        <w:t>6</w:t>
      </w:r>
      <w:r>
        <w:rPr>
          <w:rFonts w:ascii="黑体" w:hAnsi="黑体" w:eastAsia="黑体"/>
          <w:b w:val="0"/>
          <w:bCs w:val="0"/>
          <w:color w:val="000000"/>
          <w:kern w:val="2"/>
          <w:sz w:val="30"/>
          <w:szCs w:val="30"/>
        </w:rPr>
        <w:t>〕</w:t>
      </w:r>
      <w:r>
        <w:rPr>
          <w:rFonts w:ascii="黑体" w:hAnsi="黑体" w:eastAsia="黑体"/>
          <w:b w:val="0"/>
          <w:bCs w:val="0"/>
          <w:color w:val="000000"/>
          <w:kern w:val="2"/>
          <w:sz w:val="30"/>
          <w:szCs w:val="30"/>
          <w:highlight w:val="none"/>
        </w:rPr>
        <w:t>第</w:t>
      </w:r>
      <w:r>
        <w:rPr>
          <w:rFonts w:hint="eastAsia" w:ascii="黑体" w:hAnsi="黑体" w:eastAsia="黑体"/>
          <w:b w:val="0"/>
          <w:bCs w:val="0"/>
          <w:color w:val="000000"/>
          <w:kern w:val="2"/>
          <w:sz w:val="30"/>
          <w:szCs w:val="30"/>
          <w:highlight w:val="none"/>
          <w:lang w:val="en-US" w:eastAsia="zh-CN"/>
        </w:rPr>
        <w:t xml:space="preserve">    </w:t>
      </w:r>
      <w:r>
        <w:rPr>
          <w:rFonts w:ascii="黑体" w:hAnsi="黑体" w:eastAsia="黑体"/>
          <w:b w:val="0"/>
          <w:bCs w:val="0"/>
          <w:color w:val="000000"/>
          <w:kern w:val="2"/>
          <w:sz w:val="30"/>
          <w:szCs w:val="30"/>
          <w:highlight w:val="none"/>
        </w:rPr>
        <w:t>号</w:t>
      </w:r>
    </w:p>
    <w:p w14:paraId="72FA3945">
      <w:pPr>
        <w:ind w:firstLine="0" w:firstLineChars="0"/>
        <w:jc w:val="both"/>
        <w:rPr>
          <w:rFonts w:ascii="Arial Unicode MS" w:hAnsi="Arial Unicode MS" w:eastAsia="Arial Unicode MS" w:cs="Arial Unicode MS"/>
          <w:bCs/>
          <w:color w:val="000000"/>
          <w:kern w:val="2"/>
          <w:sz w:val="44"/>
          <w:szCs w:val="44"/>
        </w:rPr>
      </w:pPr>
    </w:p>
    <w:p w14:paraId="2530133E">
      <w:pPr>
        <w:ind w:left="0" w:leftChars="0" w:firstLine="0" w:firstLineChars="0"/>
        <w:jc w:val="both"/>
        <w:rPr>
          <w:rFonts w:ascii="Arial Unicode MS" w:hAnsi="Arial Unicode MS" w:eastAsia="Arial Unicode MS" w:cs="Arial Unicode MS"/>
          <w:bCs/>
          <w:color w:val="000000"/>
          <w:kern w:val="2"/>
          <w:sz w:val="44"/>
          <w:szCs w:val="44"/>
        </w:rPr>
      </w:pPr>
    </w:p>
    <w:p w14:paraId="3D75373F">
      <w:pPr>
        <w:ind w:firstLine="0" w:firstLineChars="0"/>
        <w:rPr>
          <w:rFonts w:ascii="Arial Unicode MS" w:hAnsi="Arial Unicode MS" w:eastAsia="Arial Unicode MS" w:cs="Arial Unicode MS"/>
          <w:bCs/>
          <w:color w:val="000000"/>
          <w:kern w:val="2"/>
          <w:sz w:val="44"/>
          <w:szCs w:val="44"/>
        </w:rPr>
      </w:pPr>
    </w:p>
    <w:p w14:paraId="2F53E2F1">
      <w:pPr>
        <w:pStyle w:val="2"/>
        <w:ind w:left="0" w:leftChars="0" w:firstLine="0" w:firstLineChars="0"/>
        <w:rPr>
          <w:rFonts w:ascii="Arial Unicode MS" w:hAnsi="Arial Unicode MS" w:eastAsia="Arial Unicode MS" w:cs="Arial Unicode MS"/>
          <w:bCs/>
          <w:color w:val="000000"/>
          <w:kern w:val="2"/>
          <w:sz w:val="44"/>
          <w:szCs w:val="44"/>
        </w:rPr>
      </w:pPr>
    </w:p>
    <w:p w14:paraId="3977BC46">
      <w:pPr>
        <w:pStyle w:val="2"/>
        <w:ind w:left="0" w:leftChars="0" w:firstLine="0" w:firstLineChars="0"/>
        <w:rPr>
          <w:rFonts w:ascii="Arial Unicode MS" w:hAnsi="Arial Unicode MS" w:eastAsia="Arial Unicode MS" w:cs="Arial Unicode MS"/>
          <w:bCs/>
          <w:color w:val="000000"/>
          <w:kern w:val="2"/>
          <w:sz w:val="44"/>
          <w:szCs w:val="44"/>
        </w:rPr>
      </w:pPr>
    </w:p>
    <w:p w14:paraId="37CF6667">
      <w:pPr>
        <w:ind w:firstLine="0" w:firstLineChars="0"/>
        <w:jc w:val="both"/>
        <w:rPr>
          <w:rFonts w:hint="eastAsia" w:ascii="黑体" w:hAnsi="黑体" w:eastAsia="黑体" w:cs="Arial Unicode MS"/>
          <w:b/>
          <w:bCs/>
          <w:color w:val="000000"/>
          <w:kern w:val="2"/>
          <w:sz w:val="44"/>
          <w:szCs w:val="44"/>
        </w:rPr>
      </w:pPr>
    </w:p>
    <w:p w14:paraId="6FDB3D10">
      <w:pPr>
        <w:ind w:firstLine="0" w:firstLineChars="0"/>
        <w:jc w:val="both"/>
        <w:rPr>
          <w:rFonts w:hint="eastAsia" w:ascii="黑体" w:hAnsi="黑体" w:eastAsia="黑体" w:cs="Arial Unicode MS"/>
          <w:b/>
          <w:bCs/>
          <w:color w:val="000000"/>
          <w:kern w:val="2"/>
          <w:sz w:val="44"/>
          <w:szCs w:val="44"/>
        </w:rPr>
      </w:pPr>
    </w:p>
    <w:p w14:paraId="3715B744">
      <w:pPr>
        <w:ind w:firstLine="0" w:firstLineChars="0"/>
        <w:jc w:val="both"/>
        <w:rPr>
          <w:rFonts w:hint="eastAsia" w:ascii="黑体" w:hAnsi="黑体" w:eastAsia="黑体" w:cs="Arial Unicode MS"/>
          <w:b/>
          <w:bCs/>
          <w:color w:val="000000"/>
          <w:kern w:val="2"/>
          <w:sz w:val="44"/>
          <w:szCs w:val="44"/>
        </w:rPr>
      </w:pPr>
    </w:p>
    <w:p w14:paraId="2A503895">
      <w:pPr>
        <w:ind w:firstLine="0" w:firstLineChars="0"/>
        <w:jc w:val="center"/>
        <w:rPr>
          <w:rFonts w:ascii="黑体" w:hAnsi="黑体" w:eastAsia="黑体" w:cs="Arial Unicode MS"/>
          <w:b/>
          <w:bCs/>
          <w:color w:val="000000"/>
          <w:kern w:val="2"/>
          <w:sz w:val="44"/>
          <w:szCs w:val="44"/>
        </w:rPr>
      </w:pPr>
      <w:r>
        <w:rPr>
          <w:rFonts w:hint="eastAsia" w:ascii="黑体" w:hAnsi="黑体" w:eastAsia="黑体" w:cs="Arial Unicode MS"/>
          <w:b/>
          <w:bCs/>
          <w:color w:val="000000"/>
          <w:kern w:val="2"/>
          <w:sz w:val="44"/>
          <w:szCs w:val="44"/>
        </w:rPr>
        <w:t>四 川 融 策 会 计 师 事 务 所 有 限 公 司</w:t>
      </w:r>
    </w:p>
    <w:p w14:paraId="6719BC0C">
      <w:pPr>
        <w:ind w:firstLine="0" w:firstLineChars="0"/>
        <w:jc w:val="center"/>
        <w:rPr>
          <w:rFonts w:ascii="黑体" w:hAnsi="黑体" w:eastAsia="黑体" w:cs="Arial Unicode MS"/>
          <w:b/>
          <w:bCs/>
          <w:color w:val="000000"/>
          <w:kern w:val="2"/>
          <w:sz w:val="44"/>
          <w:szCs w:val="44"/>
        </w:rPr>
      </w:pPr>
      <w:r>
        <w:rPr>
          <w:rFonts w:ascii="Arial" w:hAnsi="Arial" w:eastAsia="黑体" w:cs="Arial"/>
          <w:b/>
          <w:bCs/>
          <w:color w:val="000000"/>
          <w:kern w:val="2"/>
          <w:sz w:val="36"/>
          <w:szCs w:val="36"/>
        </w:rPr>
        <w:t>Sichuan</w:t>
      </w:r>
      <w:r>
        <w:rPr>
          <w:rFonts w:hint="eastAsia" w:ascii="Arial" w:hAnsi="Arial" w:eastAsia="黑体" w:cs="Arial"/>
          <w:b/>
          <w:bCs/>
          <w:color w:val="000000"/>
          <w:kern w:val="2"/>
          <w:sz w:val="36"/>
          <w:szCs w:val="36"/>
        </w:rPr>
        <w:t xml:space="preserve"> </w:t>
      </w:r>
      <w:r>
        <w:rPr>
          <w:rFonts w:ascii="Arial" w:hAnsi="Arial" w:eastAsia="黑体" w:cs="Arial"/>
          <w:b/>
          <w:bCs/>
          <w:color w:val="000000"/>
          <w:kern w:val="2"/>
          <w:sz w:val="36"/>
          <w:szCs w:val="36"/>
        </w:rPr>
        <w:t>rongce certified public accountants Co., Ltd</w:t>
      </w:r>
    </w:p>
    <w:p w14:paraId="54DFFD41">
      <w:pPr>
        <w:ind w:left="0" w:leftChars="0" w:firstLine="0" w:firstLineChars="0"/>
        <w:jc w:val="center"/>
        <w:rPr>
          <w:rFonts w:hint="eastAsia" w:eastAsia="Arial Unicode MS"/>
          <w:bCs/>
          <w:color w:val="000000"/>
          <w:kern w:val="2"/>
          <w:sz w:val="44"/>
          <w:szCs w:val="44"/>
          <w:highlight w:val="none"/>
          <w:lang w:eastAsia="zh-CN"/>
        </w:rPr>
      </w:pPr>
      <w:r>
        <w:rPr>
          <w:rFonts w:hint="eastAsia" w:eastAsia="Arial Unicode MS"/>
          <w:bCs/>
          <w:color w:val="000000"/>
          <w:kern w:val="2"/>
          <w:sz w:val="44"/>
          <w:szCs w:val="44"/>
          <w:lang w:eastAsia="zh-CN"/>
        </w:rPr>
        <w:t>202</w:t>
      </w:r>
      <w:r>
        <w:rPr>
          <w:rFonts w:hint="eastAsia" w:eastAsia="Arial Unicode MS"/>
          <w:bCs/>
          <w:color w:val="000000"/>
          <w:kern w:val="2"/>
          <w:sz w:val="44"/>
          <w:szCs w:val="44"/>
          <w:lang w:val="en-US" w:eastAsia="zh-CN"/>
        </w:rPr>
        <w:t>6</w:t>
      </w:r>
      <w:r>
        <w:rPr>
          <w:rFonts w:hint="eastAsia" w:eastAsia="Arial Unicode MS"/>
          <w:bCs/>
          <w:color w:val="000000"/>
          <w:kern w:val="2"/>
          <w:sz w:val="44"/>
          <w:szCs w:val="44"/>
          <w:lang w:eastAsia="zh-CN"/>
        </w:rPr>
        <w:t>年</w:t>
      </w:r>
      <w:r>
        <w:rPr>
          <w:rFonts w:hint="eastAsia" w:eastAsia="Arial Unicode MS"/>
          <w:bCs/>
          <w:color w:val="000000"/>
          <w:kern w:val="2"/>
          <w:sz w:val="44"/>
          <w:szCs w:val="44"/>
          <w:lang w:val="en-US" w:eastAsia="zh-CN"/>
        </w:rPr>
        <w:t>7</w:t>
      </w:r>
      <w:r>
        <w:rPr>
          <w:rFonts w:hint="eastAsia" w:eastAsia="Arial Unicode MS"/>
          <w:bCs/>
          <w:color w:val="000000"/>
          <w:kern w:val="2"/>
          <w:sz w:val="44"/>
          <w:szCs w:val="44"/>
          <w:lang w:eastAsia="zh-CN"/>
        </w:rPr>
        <w:t>月</w:t>
      </w:r>
      <w:r>
        <w:rPr>
          <w:rFonts w:hint="eastAsia" w:eastAsia="Arial Unicode MS"/>
          <w:bCs/>
          <w:color w:val="000000"/>
          <w:kern w:val="2"/>
          <w:sz w:val="44"/>
          <w:szCs w:val="44"/>
          <w:lang w:val="en-US" w:eastAsia="zh-CN"/>
        </w:rPr>
        <w:t>20</w:t>
      </w:r>
      <w:r>
        <w:rPr>
          <w:rFonts w:hint="eastAsia" w:eastAsia="Arial Unicode MS"/>
          <w:bCs/>
          <w:color w:val="000000"/>
          <w:kern w:val="2"/>
          <w:sz w:val="44"/>
          <w:szCs w:val="44"/>
          <w:lang w:eastAsia="zh-CN"/>
        </w:rPr>
        <w:t>日</w:t>
      </w:r>
    </w:p>
    <w:p w14:paraId="51E07F98">
      <w:pPr>
        <w:widowControl/>
        <w:spacing w:after="172" w:line="259" w:lineRule="auto"/>
        <w:ind w:firstLine="0" w:firstLineChars="0"/>
        <w:jc w:val="center"/>
        <w:rPr>
          <w:rFonts w:hint="eastAsia" w:ascii="Arial Unicode MS" w:hAnsi="Arial Unicode MS" w:eastAsia="Arial Unicode MS" w:cs="Arial Unicode MS"/>
          <w:b/>
          <w:bCs/>
          <w:kern w:val="2"/>
          <w:sz w:val="44"/>
          <w:szCs w:val="44"/>
        </w:rPr>
        <w:sectPr>
          <w:headerReference r:id="rId7" w:type="first"/>
          <w:footerReference r:id="rId10" w:type="first"/>
          <w:headerReference r:id="rId5" w:type="default"/>
          <w:footerReference r:id="rId8" w:type="default"/>
          <w:headerReference r:id="rId6" w:type="even"/>
          <w:footerReference r:id="rId9" w:type="even"/>
          <w:footnotePr>
            <w:numFmt w:val="decimalHalfWidth"/>
          </w:footnotePr>
          <w:endnotePr>
            <w:numFmt w:val="chineseCounting"/>
          </w:endnotePr>
          <w:pgSz w:w="11905" w:h="16837"/>
          <w:pgMar w:top="1701" w:right="1247" w:bottom="1418" w:left="1588" w:header="1134" w:footer="1021" w:gutter="0"/>
          <w:pgBorders>
            <w:top w:val="none" w:sz="0" w:space="0"/>
            <w:left w:val="none" w:sz="0" w:space="0"/>
            <w:bottom w:val="none" w:sz="0" w:space="0"/>
            <w:right w:val="none" w:sz="0" w:space="0"/>
          </w:pgBorders>
          <w:pgNumType w:fmt="decimal" w:start="1"/>
          <w:cols w:space="720" w:num="1"/>
          <w:titlePg/>
        </w:sectPr>
      </w:pPr>
    </w:p>
    <w:sdt>
      <w:sdtPr>
        <w:rPr>
          <w:rFonts w:hint="eastAsia" w:ascii="方正楷体_GB2312" w:hAnsi="方正楷体_GB2312" w:eastAsia="方正楷体_GB2312" w:cs="方正楷体_GB2312"/>
          <w:b/>
          <w:bCs/>
          <w:kern w:val="2"/>
          <w:sz w:val="36"/>
          <w:szCs w:val="36"/>
          <w:lang w:val="en-US" w:eastAsia="zh-CN"/>
        </w:rPr>
        <w:id w:val="147466140"/>
        <w15:color w:val="DBDBDB"/>
        <w:docPartObj>
          <w:docPartGallery w:val="Table of Contents"/>
          <w:docPartUnique/>
        </w:docPartObj>
      </w:sdtPr>
      <w:sdtEndPr>
        <w:rPr>
          <w:rFonts w:hint="eastAsia" w:ascii="方正楷体_GB2312" w:hAnsi="方正楷体_GB2312" w:eastAsia="方正楷体_GB2312" w:cs="方正楷体_GB2312"/>
          <w:b/>
          <w:bCs/>
          <w:kern w:val="2"/>
          <w:sz w:val="28"/>
          <w:szCs w:val="28"/>
          <w:lang w:val="en-US" w:eastAsia="zh-CN" w:bidi="ar-SA"/>
        </w:rPr>
      </w:sdtEndPr>
      <w:sdtContent>
        <w:p w14:paraId="13D1EB4C">
          <w:pPr>
            <w:keepNext w:val="0"/>
            <w:keepLines w:val="0"/>
            <w:pageBreakBefore w:val="0"/>
            <w:widowControl/>
            <w:kinsoku/>
            <w:wordWrap/>
            <w:overflowPunct/>
            <w:topLinePunct w:val="0"/>
            <w:autoSpaceDE/>
            <w:autoSpaceDN/>
            <w:bidi w:val="0"/>
            <w:adjustRightInd/>
            <w:snapToGrid/>
            <w:spacing w:after="172" w:line="360" w:lineRule="auto"/>
            <w:ind w:firstLine="0" w:firstLineChars="0"/>
            <w:jc w:val="center"/>
            <w:textAlignment w:val="auto"/>
            <w:outlineLvl w:val="9"/>
            <w:rPr>
              <w:rFonts w:hint="eastAsia" w:ascii="方正楷体_GB2312" w:hAnsi="方正楷体_GB2312" w:eastAsia="方正楷体_GB2312" w:cs="方正楷体_GB2312"/>
              <w:bCs/>
              <w:kern w:val="2"/>
              <w:sz w:val="28"/>
              <w:szCs w:val="28"/>
              <w:lang w:val="en-US" w:eastAsia="zh-CN" w:bidi="ar-SA"/>
            </w:rPr>
          </w:pPr>
          <w:r>
            <w:rPr>
              <w:rFonts w:hint="eastAsia" w:ascii="方正楷体_GB2312" w:hAnsi="方正楷体_GB2312" w:eastAsia="方正楷体_GB2312" w:cs="方正楷体_GB2312"/>
              <w:b/>
              <w:bCs/>
              <w:kern w:val="2"/>
              <w:sz w:val="36"/>
              <w:szCs w:val="36"/>
            </w:rPr>
            <w:t>目 录</w:t>
          </w:r>
          <w:r>
            <w:rPr>
              <w:rFonts w:hint="eastAsia" w:ascii="方正楷体_GB2312" w:hAnsi="方正楷体_GB2312" w:eastAsia="方正楷体_GB2312" w:cs="方正楷体_GB2312"/>
              <w:b/>
              <w:bCs/>
              <w:kern w:val="2"/>
              <w:sz w:val="28"/>
              <w:szCs w:val="28"/>
            </w:rPr>
            <w:fldChar w:fldCharType="begin"/>
          </w:r>
          <w:r>
            <w:rPr>
              <w:rFonts w:hint="eastAsia" w:ascii="方正楷体_GB2312" w:hAnsi="方正楷体_GB2312" w:eastAsia="方正楷体_GB2312" w:cs="方正楷体_GB2312"/>
              <w:b/>
              <w:bCs/>
              <w:kern w:val="2"/>
              <w:sz w:val="28"/>
              <w:szCs w:val="28"/>
            </w:rPr>
            <w:instrText xml:space="preserve">TOC \o "1-2" \h \u </w:instrText>
          </w:r>
          <w:r>
            <w:rPr>
              <w:rFonts w:hint="eastAsia" w:ascii="方正楷体_GB2312" w:hAnsi="方正楷体_GB2312" w:eastAsia="方正楷体_GB2312" w:cs="方正楷体_GB2312"/>
              <w:b/>
              <w:bCs/>
              <w:kern w:val="2"/>
              <w:sz w:val="28"/>
              <w:szCs w:val="28"/>
            </w:rPr>
            <w:fldChar w:fldCharType="separate"/>
          </w:r>
        </w:p>
        <w:p w14:paraId="68C389FF">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_Toc1457374368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lang w:val="en-US" w:eastAsia="zh-CN"/>
            </w:rPr>
            <w:t>一、被审核单位概况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_Toc1457374368 \h </w:instrText>
          </w:r>
          <w:r>
            <w:rPr>
              <w:rFonts w:hint="eastAsia" w:ascii="方正楷体_GB2312" w:hAnsi="方正楷体_GB2312" w:eastAsia="方正楷体_GB2312" w:cs="方正楷体_GB2312"/>
              <w:sz w:val="28"/>
              <w:szCs w:val="28"/>
            </w:rPr>
            <w:fldChar w:fldCharType="separate"/>
          </w:r>
          <w:ins w:id="0" w:author="先生你先" w:date="2026-07-20T21:39:01Z">
            <w:r>
              <w:rPr>
                <w:rFonts w:hint="eastAsia" w:ascii="方正楷体_GB2312" w:hAnsi="方正楷体_GB2312" w:eastAsia="方正楷体_GB2312" w:cs="方正楷体_GB2312"/>
                <w:sz w:val="28"/>
                <w:szCs w:val="28"/>
              </w:rPr>
              <w:t>2</w:t>
            </w:r>
          </w:ins>
          <w:del w:id="1" w:author="先生你先" w:date="2026-07-20T21:39:01Z">
            <w:r>
              <w:rPr>
                <w:rFonts w:hint="eastAsia" w:ascii="方正楷体_GB2312" w:hAnsi="方正楷体_GB2312" w:eastAsia="方正楷体_GB2312" w:cs="方正楷体_GB2312"/>
                <w:sz w:val="28"/>
                <w:szCs w:val="28"/>
              </w:rPr>
              <w:delText>- 2 -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3149A2D3">
          <w:pPr>
            <w:pStyle w:val="14"/>
            <w:tabs>
              <w:tab w:val="right" w:pos="2800"/>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_Toc2040008941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rPr>
            <w:t>二、</w:t>
          </w:r>
          <w:r>
            <w:rPr>
              <w:rFonts w:hint="eastAsia" w:ascii="方正楷体_GB2312" w:hAnsi="方正楷体_GB2312" w:eastAsia="方正楷体_GB2312" w:cs="方正楷体_GB2312"/>
              <w:kern w:val="2"/>
              <w:sz w:val="28"/>
              <w:szCs w:val="28"/>
            </w:rPr>
            <w:tab/>
          </w:r>
          <w:r>
            <w:rPr>
              <w:rFonts w:hint="eastAsia" w:ascii="方正楷体_GB2312" w:hAnsi="方正楷体_GB2312" w:eastAsia="方正楷体_GB2312" w:cs="方正楷体_GB2312"/>
              <w:kern w:val="2"/>
              <w:sz w:val="28"/>
              <w:szCs w:val="28"/>
            </w:rPr>
            <w:t>建设项目情况及审核依据</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_Toc2040008941 \h </w:instrText>
          </w:r>
          <w:r>
            <w:rPr>
              <w:rFonts w:hint="eastAsia" w:ascii="方正楷体_GB2312" w:hAnsi="方正楷体_GB2312" w:eastAsia="方正楷体_GB2312" w:cs="方正楷体_GB2312"/>
              <w:sz w:val="28"/>
              <w:szCs w:val="28"/>
            </w:rPr>
            <w:fldChar w:fldCharType="separate"/>
          </w:r>
          <w:ins w:id="2" w:author="先生你先" w:date="2026-07-20T21:39:01Z">
            <w:r>
              <w:rPr>
                <w:rFonts w:hint="eastAsia" w:ascii="方正楷体_GB2312" w:hAnsi="方正楷体_GB2312" w:eastAsia="方正楷体_GB2312" w:cs="方正楷体_GB2312"/>
                <w:sz w:val="28"/>
                <w:szCs w:val="28"/>
              </w:rPr>
              <w:t>2</w:t>
            </w:r>
          </w:ins>
          <w:del w:id="3" w:author="先生你先" w:date="2026-07-20T21:39:01Z">
            <w:r>
              <w:rPr>
                <w:rFonts w:hint="eastAsia" w:ascii="方正楷体_GB2312" w:hAnsi="方正楷体_GB2312" w:eastAsia="方正楷体_GB2312" w:cs="方正楷体_GB2312"/>
                <w:sz w:val="28"/>
                <w:szCs w:val="28"/>
              </w:rPr>
              <w:delText>- 2 -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F6BE204">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_Toc1853847032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（一）建设项目基本情况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_Toc1853847032 \h </w:instrText>
          </w:r>
          <w:r>
            <w:rPr>
              <w:rFonts w:hint="eastAsia" w:ascii="方正楷体_GB2312" w:hAnsi="方正楷体_GB2312" w:eastAsia="方正楷体_GB2312" w:cs="方正楷体_GB2312"/>
              <w:sz w:val="28"/>
              <w:szCs w:val="28"/>
            </w:rPr>
            <w:fldChar w:fldCharType="separate"/>
          </w:r>
          <w:ins w:id="4" w:author="先生你先" w:date="2026-07-20T21:39:01Z">
            <w:r>
              <w:rPr>
                <w:rFonts w:hint="eastAsia" w:ascii="方正楷体_GB2312" w:hAnsi="方正楷体_GB2312" w:eastAsia="方正楷体_GB2312" w:cs="方正楷体_GB2312"/>
                <w:sz w:val="28"/>
                <w:szCs w:val="28"/>
              </w:rPr>
              <w:t>2</w:t>
            </w:r>
          </w:ins>
          <w:del w:id="5" w:author="先生你先" w:date="2026-07-20T21:39:01Z">
            <w:r>
              <w:rPr>
                <w:rFonts w:hint="eastAsia" w:ascii="方正楷体_GB2312" w:hAnsi="方正楷体_GB2312" w:eastAsia="方正楷体_GB2312" w:cs="方正楷体_GB2312"/>
                <w:sz w:val="28"/>
                <w:szCs w:val="28"/>
              </w:rPr>
              <w:delText>- 2 -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466F04E0">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_Toc1914316148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（二）审核依据</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_Toc1914316148 \h </w:instrText>
          </w:r>
          <w:r>
            <w:rPr>
              <w:rFonts w:hint="eastAsia" w:ascii="方正楷体_GB2312" w:hAnsi="方正楷体_GB2312" w:eastAsia="方正楷体_GB2312" w:cs="方正楷体_GB2312"/>
              <w:sz w:val="28"/>
              <w:szCs w:val="28"/>
            </w:rPr>
            <w:fldChar w:fldCharType="separate"/>
          </w:r>
          <w:ins w:id="6" w:author="先生你先" w:date="2026-07-20T21:39:01Z">
            <w:r>
              <w:rPr>
                <w:rFonts w:hint="eastAsia" w:ascii="方正楷体_GB2312" w:hAnsi="方正楷体_GB2312" w:eastAsia="方正楷体_GB2312" w:cs="方正楷体_GB2312"/>
                <w:sz w:val="28"/>
                <w:szCs w:val="28"/>
              </w:rPr>
              <w:t>5</w:t>
            </w:r>
          </w:ins>
          <w:del w:id="7" w:author="先生你先" w:date="2026-07-20T21:39:01Z">
            <w:r>
              <w:rPr>
                <w:rFonts w:hint="eastAsia" w:ascii="方正楷体_GB2312" w:hAnsi="方正楷体_GB2312" w:eastAsia="方正楷体_GB2312" w:cs="方正楷体_GB2312"/>
                <w:sz w:val="28"/>
                <w:szCs w:val="28"/>
              </w:rPr>
              <w:delText>- 4 -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55B33F90">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_Toc311500082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rPr>
            <w:t>三、项目工程主要招投标及合同签订情况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_Toc311500082 \h </w:instrText>
          </w:r>
          <w:r>
            <w:rPr>
              <w:rFonts w:hint="eastAsia" w:ascii="方正楷体_GB2312" w:hAnsi="方正楷体_GB2312" w:eastAsia="方正楷体_GB2312" w:cs="方正楷体_GB2312"/>
              <w:sz w:val="28"/>
              <w:szCs w:val="28"/>
            </w:rPr>
            <w:fldChar w:fldCharType="separate"/>
          </w:r>
          <w:ins w:id="8" w:author="先生你先" w:date="2026-07-20T21:39:01Z">
            <w:r>
              <w:rPr>
                <w:rFonts w:hint="eastAsia" w:ascii="方正楷体_GB2312" w:hAnsi="方正楷体_GB2312" w:eastAsia="方正楷体_GB2312" w:cs="方正楷体_GB2312"/>
                <w:sz w:val="28"/>
                <w:szCs w:val="28"/>
              </w:rPr>
              <w:t>6</w:t>
            </w:r>
          </w:ins>
          <w:del w:id="9" w:author="先生你先" w:date="2026-07-20T21:39:01Z">
            <w:r>
              <w:rPr>
                <w:rFonts w:hint="eastAsia" w:ascii="方正楷体_GB2312" w:hAnsi="方正楷体_GB2312" w:eastAsia="方正楷体_GB2312" w:cs="方正楷体_GB2312"/>
                <w:sz w:val="28"/>
                <w:szCs w:val="28"/>
              </w:rPr>
              <w:delText>- 5 -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600CE824">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_Toc1964230435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lang w:eastAsia="zh-CN"/>
            </w:rPr>
            <w:t>（</w:t>
          </w:r>
          <w:r>
            <w:rPr>
              <w:rFonts w:hint="eastAsia" w:ascii="方正楷体_GB2312" w:hAnsi="方正楷体_GB2312" w:eastAsia="方正楷体_GB2312" w:cs="方正楷体_GB2312"/>
              <w:sz w:val="28"/>
              <w:szCs w:val="28"/>
              <w:lang w:val="en-US" w:eastAsia="zh-CN"/>
            </w:rPr>
            <w:t>一）</w:t>
          </w:r>
          <w:r>
            <w:rPr>
              <w:rFonts w:hint="eastAsia" w:ascii="方正楷体_GB2312" w:hAnsi="方正楷体_GB2312" w:eastAsia="方正楷体_GB2312" w:cs="方正楷体_GB2312"/>
              <w:sz w:val="28"/>
              <w:szCs w:val="28"/>
            </w:rPr>
            <w:t>招投标情况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_Toc1964230435 \h </w:instrText>
          </w:r>
          <w:r>
            <w:rPr>
              <w:rFonts w:hint="eastAsia" w:ascii="方正楷体_GB2312" w:hAnsi="方正楷体_GB2312" w:eastAsia="方正楷体_GB2312" w:cs="方正楷体_GB2312"/>
              <w:sz w:val="28"/>
              <w:szCs w:val="28"/>
            </w:rPr>
            <w:fldChar w:fldCharType="separate"/>
          </w:r>
          <w:ins w:id="10" w:author="先生你先" w:date="2026-07-20T21:39:01Z">
            <w:r>
              <w:rPr>
                <w:rFonts w:hint="eastAsia" w:ascii="方正楷体_GB2312" w:hAnsi="方正楷体_GB2312" w:eastAsia="方正楷体_GB2312" w:cs="方正楷体_GB2312"/>
                <w:sz w:val="28"/>
                <w:szCs w:val="28"/>
              </w:rPr>
              <w:t>6</w:t>
            </w:r>
          </w:ins>
          <w:del w:id="11" w:author="先生你先" w:date="2026-07-20T21:39:01Z">
            <w:r>
              <w:rPr>
                <w:rFonts w:hint="eastAsia" w:ascii="方正楷体_GB2312" w:hAnsi="方正楷体_GB2312" w:eastAsia="方正楷体_GB2312" w:cs="方正楷体_GB2312"/>
                <w:sz w:val="28"/>
                <w:szCs w:val="28"/>
              </w:rPr>
              <w:delText>- 5 -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67F3189">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_Toc1702299361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（二）合同签订情况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_Toc1702299361 \h </w:instrText>
          </w:r>
          <w:r>
            <w:rPr>
              <w:rFonts w:hint="eastAsia" w:ascii="方正楷体_GB2312" w:hAnsi="方正楷体_GB2312" w:eastAsia="方正楷体_GB2312" w:cs="方正楷体_GB2312"/>
              <w:sz w:val="28"/>
              <w:szCs w:val="28"/>
            </w:rPr>
            <w:fldChar w:fldCharType="separate"/>
          </w:r>
          <w:ins w:id="12" w:author="先生你先" w:date="2026-07-20T21:39:01Z">
            <w:r>
              <w:rPr>
                <w:rFonts w:hint="eastAsia" w:ascii="方正楷体_GB2312" w:hAnsi="方正楷体_GB2312" w:eastAsia="方正楷体_GB2312" w:cs="方正楷体_GB2312"/>
                <w:sz w:val="28"/>
                <w:szCs w:val="28"/>
              </w:rPr>
              <w:t>6</w:t>
            </w:r>
          </w:ins>
          <w:del w:id="13" w:author="先生你先" w:date="2026-07-20T21:39:01Z">
            <w:r>
              <w:rPr>
                <w:rFonts w:hint="eastAsia" w:ascii="方正楷体_GB2312" w:hAnsi="方正楷体_GB2312" w:eastAsia="方正楷体_GB2312" w:cs="方正楷体_GB2312"/>
                <w:sz w:val="28"/>
                <w:szCs w:val="28"/>
              </w:rPr>
              <w:delText>- 5 -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4F36E89D">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_Toc1768214993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rPr>
            <w:t>四、资金来源及到位情况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_Toc1768214993 \h </w:instrText>
          </w:r>
          <w:r>
            <w:rPr>
              <w:rFonts w:hint="eastAsia" w:ascii="方正楷体_GB2312" w:hAnsi="方正楷体_GB2312" w:eastAsia="方正楷体_GB2312" w:cs="方正楷体_GB2312"/>
              <w:sz w:val="28"/>
              <w:szCs w:val="28"/>
            </w:rPr>
            <w:fldChar w:fldCharType="separate"/>
          </w:r>
          <w:ins w:id="14" w:author="先生你先" w:date="2026-07-20T21:39:01Z">
            <w:r>
              <w:rPr>
                <w:rFonts w:hint="eastAsia" w:ascii="方正楷体_GB2312" w:hAnsi="方正楷体_GB2312" w:eastAsia="方正楷体_GB2312" w:cs="方正楷体_GB2312"/>
                <w:sz w:val="28"/>
                <w:szCs w:val="28"/>
              </w:rPr>
              <w:t>8</w:t>
            </w:r>
          </w:ins>
          <w:del w:id="15" w:author="先生你先" w:date="2026-07-20T21:39:01Z">
            <w:r>
              <w:rPr>
                <w:rFonts w:hint="eastAsia" w:ascii="方正楷体_GB2312" w:hAnsi="方正楷体_GB2312" w:eastAsia="方正楷体_GB2312" w:cs="方正楷体_GB2312"/>
                <w:sz w:val="28"/>
                <w:szCs w:val="28"/>
              </w:rPr>
              <w:delText>- 6 -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875E662">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_Toc1510680165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（一）资金来源情况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_Toc1510680165 \h </w:instrText>
          </w:r>
          <w:r>
            <w:rPr>
              <w:rFonts w:hint="eastAsia" w:ascii="方正楷体_GB2312" w:hAnsi="方正楷体_GB2312" w:eastAsia="方正楷体_GB2312" w:cs="方正楷体_GB2312"/>
              <w:sz w:val="28"/>
              <w:szCs w:val="28"/>
            </w:rPr>
            <w:fldChar w:fldCharType="separate"/>
          </w:r>
          <w:ins w:id="16" w:author="先生你先" w:date="2026-07-20T21:39:01Z">
            <w:r>
              <w:rPr>
                <w:rFonts w:hint="eastAsia" w:ascii="方正楷体_GB2312" w:hAnsi="方正楷体_GB2312" w:eastAsia="方正楷体_GB2312" w:cs="方正楷体_GB2312"/>
                <w:sz w:val="28"/>
                <w:szCs w:val="28"/>
              </w:rPr>
              <w:t>8</w:t>
            </w:r>
          </w:ins>
          <w:del w:id="17" w:author="先生你先" w:date="2026-07-20T21:39:01Z">
            <w:r>
              <w:rPr>
                <w:rFonts w:hint="eastAsia" w:ascii="方正楷体_GB2312" w:hAnsi="方正楷体_GB2312" w:eastAsia="方正楷体_GB2312" w:cs="方正楷体_GB2312"/>
                <w:sz w:val="28"/>
                <w:szCs w:val="28"/>
              </w:rPr>
              <w:delText>- 6 -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3A418510">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_Toc302374674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（二）资金到位情况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_Toc302374674 \h </w:instrText>
          </w:r>
          <w:r>
            <w:rPr>
              <w:rFonts w:hint="eastAsia" w:ascii="方正楷体_GB2312" w:hAnsi="方正楷体_GB2312" w:eastAsia="方正楷体_GB2312" w:cs="方正楷体_GB2312"/>
              <w:sz w:val="28"/>
              <w:szCs w:val="28"/>
            </w:rPr>
            <w:fldChar w:fldCharType="separate"/>
          </w:r>
          <w:ins w:id="18" w:author="先生你先" w:date="2026-07-20T21:39:01Z">
            <w:r>
              <w:rPr>
                <w:rFonts w:hint="eastAsia" w:ascii="方正楷体_GB2312" w:hAnsi="方正楷体_GB2312" w:eastAsia="方正楷体_GB2312" w:cs="方正楷体_GB2312"/>
                <w:sz w:val="28"/>
                <w:szCs w:val="28"/>
              </w:rPr>
              <w:t>8</w:t>
            </w:r>
          </w:ins>
          <w:del w:id="19" w:author="先生你先" w:date="2026-07-20T21:39:01Z">
            <w:r>
              <w:rPr>
                <w:rFonts w:hint="eastAsia" w:ascii="方正楷体_GB2312" w:hAnsi="方正楷体_GB2312" w:eastAsia="方正楷体_GB2312" w:cs="方正楷体_GB2312"/>
                <w:sz w:val="28"/>
                <w:szCs w:val="28"/>
              </w:rPr>
              <w:delText>- 6 -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51D37994">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_Toc1064837116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highlight w:val="none"/>
            </w:rPr>
            <w:t>五、财务决算审核情况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_Toc1064837116 \h </w:instrText>
          </w:r>
          <w:r>
            <w:rPr>
              <w:rFonts w:hint="eastAsia" w:ascii="方正楷体_GB2312" w:hAnsi="方正楷体_GB2312" w:eastAsia="方正楷体_GB2312" w:cs="方正楷体_GB2312"/>
              <w:sz w:val="28"/>
              <w:szCs w:val="28"/>
            </w:rPr>
            <w:fldChar w:fldCharType="separate"/>
          </w:r>
          <w:ins w:id="20" w:author="先生你先" w:date="2026-07-20T21:39:01Z">
            <w:r>
              <w:rPr>
                <w:rFonts w:hint="eastAsia" w:ascii="方正楷体_GB2312" w:hAnsi="方正楷体_GB2312" w:eastAsia="方正楷体_GB2312" w:cs="方正楷体_GB2312"/>
                <w:sz w:val="28"/>
                <w:szCs w:val="28"/>
              </w:rPr>
              <w:t>9</w:t>
            </w:r>
          </w:ins>
          <w:del w:id="21" w:author="先生你先" w:date="2026-07-20T21:39:01Z">
            <w:r>
              <w:rPr>
                <w:rFonts w:hint="eastAsia" w:ascii="方正楷体_GB2312" w:hAnsi="方正楷体_GB2312" w:eastAsia="方正楷体_GB2312" w:cs="方正楷体_GB2312"/>
                <w:sz w:val="28"/>
                <w:szCs w:val="28"/>
              </w:rPr>
              <w:delText>- 6 -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E7DC6F3">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_Toc1736178161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lang w:eastAsia="zh-CN"/>
            </w:rPr>
            <w:t>（</w:t>
          </w:r>
          <w:r>
            <w:rPr>
              <w:rFonts w:hint="eastAsia" w:ascii="方正楷体_GB2312" w:hAnsi="方正楷体_GB2312" w:eastAsia="方正楷体_GB2312" w:cs="方正楷体_GB2312"/>
              <w:sz w:val="28"/>
              <w:szCs w:val="28"/>
              <w:lang w:val="en-US" w:eastAsia="zh-CN"/>
            </w:rPr>
            <w:t>一）</w:t>
          </w:r>
          <w:r>
            <w:rPr>
              <w:rFonts w:hint="eastAsia" w:ascii="方正楷体_GB2312" w:hAnsi="方正楷体_GB2312" w:eastAsia="方正楷体_GB2312" w:cs="方正楷体_GB2312"/>
              <w:sz w:val="28"/>
              <w:szCs w:val="28"/>
            </w:rPr>
            <w:t>建筑安装工程投资审定情况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_Toc1736178161 \h </w:instrText>
          </w:r>
          <w:r>
            <w:rPr>
              <w:rFonts w:hint="eastAsia" w:ascii="方正楷体_GB2312" w:hAnsi="方正楷体_GB2312" w:eastAsia="方正楷体_GB2312" w:cs="方正楷体_GB2312"/>
              <w:sz w:val="28"/>
              <w:szCs w:val="28"/>
            </w:rPr>
            <w:fldChar w:fldCharType="separate"/>
          </w:r>
          <w:ins w:id="22" w:author="先生你先" w:date="2026-07-20T21:39:01Z">
            <w:r>
              <w:rPr>
                <w:rFonts w:hint="eastAsia" w:ascii="方正楷体_GB2312" w:hAnsi="方正楷体_GB2312" w:eastAsia="方正楷体_GB2312" w:cs="方正楷体_GB2312"/>
                <w:sz w:val="28"/>
                <w:szCs w:val="28"/>
              </w:rPr>
              <w:t>9</w:t>
            </w:r>
          </w:ins>
          <w:del w:id="23" w:author="先生你先" w:date="2026-07-20T21:39:01Z">
            <w:r>
              <w:rPr>
                <w:rFonts w:hint="eastAsia" w:ascii="方正楷体_GB2312" w:hAnsi="方正楷体_GB2312" w:eastAsia="方正楷体_GB2312" w:cs="方正楷体_GB2312"/>
                <w:sz w:val="28"/>
                <w:szCs w:val="28"/>
              </w:rPr>
              <w:delText>- 6 -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1EE777B">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_Toc2086040138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rPr>
            <w:t>（二）项目资金支出情况审核</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_Toc2086040138 \h </w:instrText>
          </w:r>
          <w:r>
            <w:rPr>
              <w:rFonts w:hint="eastAsia" w:ascii="方正楷体_GB2312" w:hAnsi="方正楷体_GB2312" w:eastAsia="方正楷体_GB2312" w:cs="方正楷体_GB2312"/>
              <w:sz w:val="28"/>
              <w:szCs w:val="28"/>
            </w:rPr>
            <w:fldChar w:fldCharType="separate"/>
          </w:r>
          <w:ins w:id="24" w:author="先生你先" w:date="2026-07-20T21:39:01Z">
            <w:r>
              <w:rPr>
                <w:rFonts w:hint="eastAsia" w:ascii="方正楷体_GB2312" w:hAnsi="方正楷体_GB2312" w:eastAsia="方正楷体_GB2312" w:cs="方正楷体_GB2312"/>
                <w:sz w:val="28"/>
                <w:szCs w:val="28"/>
              </w:rPr>
              <w:t>9</w:t>
            </w:r>
          </w:ins>
          <w:del w:id="25" w:author="先生你先" w:date="2026-07-20T21:39:01Z">
            <w:r>
              <w:rPr>
                <w:rFonts w:hint="eastAsia" w:ascii="方正楷体_GB2312" w:hAnsi="方正楷体_GB2312" w:eastAsia="方正楷体_GB2312" w:cs="方正楷体_GB2312"/>
                <w:sz w:val="28"/>
                <w:szCs w:val="28"/>
              </w:rPr>
              <w:delText>- 7 -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0F380C0E">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_Toc258578444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highlight w:val="none"/>
            </w:rPr>
            <w:t>六、资产交付使用情况及结余资金审定情况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_Toc258578444 \h </w:instrText>
          </w:r>
          <w:r>
            <w:rPr>
              <w:rFonts w:hint="eastAsia" w:ascii="方正楷体_GB2312" w:hAnsi="方正楷体_GB2312" w:eastAsia="方正楷体_GB2312" w:cs="方正楷体_GB2312"/>
              <w:sz w:val="28"/>
              <w:szCs w:val="28"/>
            </w:rPr>
            <w:fldChar w:fldCharType="separate"/>
          </w:r>
          <w:ins w:id="26" w:author="先生你先" w:date="2026-07-20T21:39:01Z">
            <w:r>
              <w:rPr>
                <w:rFonts w:hint="eastAsia" w:ascii="方正楷体_GB2312" w:hAnsi="方正楷体_GB2312" w:eastAsia="方正楷体_GB2312" w:cs="方正楷体_GB2312"/>
                <w:sz w:val="28"/>
                <w:szCs w:val="28"/>
              </w:rPr>
              <w:t>10</w:t>
            </w:r>
          </w:ins>
          <w:del w:id="27" w:author="先生你先" w:date="2026-07-20T21:39:01Z">
            <w:r>
              <w:rPr>
                <w:rFonts w:hint="eastAsia" w:ascii="方正楷体_GB2312" w:hAnsi="方正楷体_GB2312" w:eastAsia="方正楷体_GB2312" w:cs="方正楷体_GB2312"/>
                <w:sz w:val="28"/>
                <w:szCs w:val="28"/>
              </w:rPr>
              <w:delText>- 7 -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0C747FD5">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_Toc1568490427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bCs/>
              <w:spacing w:val="-3"/>
              <w:sz w:val="28"/>
              <w:szCs w:val="28"/>
              <w:highlight w:val="none"/>
            </w:rPr>
            <w:t>（一）资产交付使用情况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_Toc1568490427 \h </w:instrText>
          </w:r>
          <w:r>
            <w:rPr>
              <w:rFonts w:hint="eastAsia" w:ascii="方正楷体_GB2312" w:hAnsi="方正楷体_GB2312" w:eastAsia="方正楷体_GB2312" w:cs="方正楷体_GB2312"/>
              <w:sz w:val="28"/>
              <w:szCs w:val="28"/>
            </w:rPr>
            <w:fldChar w:fldCharType="separate"/>
          </w:r>
          <w:ins w:id="28" w:author="先生你先" w:date="2026-07-20T21:39:01Z">
            <w:r>
              <w:rPr>
                <w:rFonts w:hint="eastAsia" w:ascii="方正楷体_GB2312" w:hAnsi="方正楷体_GB2312" w:eastAsia="方正楷体_GB2312" w:cs="方正楷体_GB2312"/>
                <w:sz w:val="28"/>
                <w:szCs w:val="28"/>
              </w:rPr>
              <w:t>10</w:t>
            </w:r>
          </w:ins>
          <w:del w:id="29" w:author="先生你先" w:date="2026-07-20T21:39:01Z">
            <w:r>
              <w:rPr>
                <w:rFonts w:hint="eastAsia" w:ascii="方正楷体_GB2312" w:hAnsi="方正楷体_GB2312" w:eastAsia="方正楷体_GB2312" w:cs="方正楷体_GB2312"/>
                <w:sz w:val="28"/>
                <w:szCs w:val="28"/>
              </w:rPr>
              <w:delText>- 7 -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32EAAE2">
          <w:pPr>
            <w:pStyle w:val="15"/>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_Toc1256839664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sz w:val="28"/>
              <w:szCs w:val="28"/>
              <w:highlight w:val="none"/>
            </w:rPr>
            <w:t>（二）结余资金审核情况</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_Toc1256839664 \h </w:instrText>
          </w:r>
          <w:r>
            <w:rPr>
              <w:rFonts w:hint="eastAsia" w:ascii="方正楷体_GB2312" w:hAnsi="方正楷体_GB2312" w:eastAsia="方正楷体_GB2312" w:cs="方正楷体_GB2312"/>
              <w:sz w:val="28"/>
              <w:szCs w:val="28"/>
            </w:rPr>
            <w:fldChar w:fldCharType="separate"/>
          </w:r>
          <w:ins w:id="30" w:author="先生你先" w:date="2026-07-20T21:39:01Z">
            <w:r>
              <w:rPr>
                <w:rFonts w:hint="eastAsia" w:ascii="方正楷体_GB2312" w:hAnsi="方正楷体_GB2312" w:eastAsia="方正楷体_GB2312" w:cs="方正楷体_GB2312"/>
                <w:sz w:val="28"/>
                <w:szCs w:val="28"/>
              </w:rPr>
              <w:t>10</w:t>
            </w:r>
          </w:ins>
          <w:del w:id="31" w:author="先生你先" w:date="2026-07-20T21:39:01Z">
            <w:r>
              <w:rPr>
                <w:rFonts w:hint="eastAsia" w:ascii="方正楷体_GB2312" w:hAnsi="方正楷体_GB2312" w:eastAsia="方正楷体_GB2312" w:cs="方正楷体_GB2312"/>
                <w:sz w:val="28"/>
                <w:szCs w:val="28"/>
              </w:rPr>
              <w:delText>- 7 -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10876535">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_Toc1055080956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lang w:val="en-US" w:eastAsia="zh-CN"/>
            </w:rPr>
            <w:t>七、项目预(概)算执行情况审核</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_Toc1055080956 \h </w:instrText>
          </w:r>
          <w:r>
            <w:rPr>
              <w:rFonts w:hint="eastAsia" w:ascii="方正楷体_GB2312" w:hAnsi="方正楷体_GB2312" w:eastAsia="方正楷体_GB2312" w:cs="方正楷体_GB2312"/>
              <w:sz w:val="28"/>
              <w:szCs w:val="28"/>
            </w:rPr>
            <w:fldChar w:fldCharType="separate"/>
          </w:r>
          <w:ins w:id="32" w:author="先生你先" w:date="2026-07-20T21:39:01Z">
            <w:r>
              <w:rPr>
                <w:rFonts w:hint="eastAsia" w:ascii="方正楷体_GB2312" w:hAnsi="方正楷体_GB2312" w:eastAsia="方正楷体_GB2312" w:cs="方正楷体_GB2312"/>
                <w:sz w:val="28"/>
                <w:szCs w:val="28"/>
              </w:rPr>
              <w:t>11</w:t>
            </w:r>
          </w:ins>
          <w:del w:id="33" w:author="先生你先" w:date="2026-07-20T21:39:01Z">
            <w:r>
              <w:rPr>
                <w:rFonts w:hint="eastAsia" w:ascii="方正楷体_GB2312" w:hAnsi="方正楷体_GB2312" w:eastAsia="方正楷体_GB2312" w:cs="方正楷体_GB2312"/>
                <w:sz w:val="28"/>
                <w:szCs w:val="28"/>
              </w:rPr>
              <w:delText>- 8 -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1C790B36">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_Toc973154213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lang w:val="en-US" w:eastAsia="zh-CN"/>
            </w:rPr>
            <w:t>八</w:t>
          </w:r>
          <w:r>
            <w:rPr>
              <w:rFonts w:hint="eastAsia" w:ascii="方正楷体_GB2312" w:hAnsi="方正楷体_GB2312" w:eastAsia="方正楷体_GB2312" w:cs="方正楷体_GB2312"/>
              <w:kern w:val="2"/>
              <w:sz w:val="28"/>
              <w:szCs w:val="28"/>
            </w:rPr>
            <w:t>、审核意见</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_Toc973154213 \h </w:instrText>
          </w:r>
          <w:r>
            <w:rPr>
              <w:rFonts w:hint="eastAsia" w:ascii="方正楷体_GB2312" w:hAnsi="方正楷体_GB2312" w:eastAsia="方正楷体_GB2312" w:cs="方正楷体_GB2312"/>
              <w:sz w:val="28"/>
              <w:szCs w:val="28"/>
            </w:rPr>
            <w:fldChar w:fldCharType="separate"/>
          </w:r>
          <w:ins w:id="34" w:author="先生你先" w:date="2026-07-20T21:39:01Z">
            <w:r>
              <w:rPr>
                <w:rFonts w:hint="eastAsia" w:ascii="方正楷体_GB2312" w:hAnsi="方正楷体_GB2312" w:eastAsia="方正楷体_GB2312" w:cs="方正楷体_GB2312"/>
                <w:sz w:val="28"/>
                <w:szCs w:val="28"/>
              </w:rPr>
              <w:t>12</w:t>
            </w:r>
          </w:ins>
          <w:del w:id="35" w:author="先生你先" w:date="2026-07-20T21:39:01Z">
            <w:r>
              <w:rPr>
                <w:rFonts w:hint="eastAsia" w:ascii="方正楷体_GB2312" w:hAnsi="方正楷体_GB2312" w:eastAsia="方正楷体_GB2312" w:cs="方正楷体_GB2312"/>
                <w:sz w:val="28"/>
                <w:szCs w:val="28"/>
              </w:rPr>
              <w:delText>- 8 -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16CB83EA">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_Toc567402339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lang w:val="en-US" w:eastAsia="zh-CN"/>
            </w:rPr>
            <w:t>九、说明事项</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_Toc567402339 \h </w:instrText>
          </w:r>
          <w:r>
            <w:rPr>
              <w:rFonts w:hint="eastAsia" w:ascii="方正楷体_GB2312" w:hAnsi="方正楷体_GB2312" w:eastAsia="方正楷体_GB2312" w:cs="方正楷体_GB2312"/>
              <w:sz w:val="28"/>
              <w:szCs w:val="28"/>
            </w:rPr>
            <w:fldChar w:fldCharType="separate"/>
          </w:r>
          <w:ins w:id="36" w:author="先生你先" w:date="2026-07-20T21:39:01Z">
            <w:r>
              <w:rPr>
                <w:rFonts w:hint="eastAsia" w:ascii="方正楷体_GB2312" w:hAnsi="方正楷体_GB2312" w:eastAsia="方正楷体_GB2312" w:cs="方正楷体_GB2312"/>
                <w:sz w:val="28"/>
                <w:szCs w:val="28"/>
              </w:rPr>
              <w:t>12</w:t>
            </w:r>
          </w:ins>
          <w:del w:id="37" w:author="先生你先" w:date="2026-07-20T21:39:01Z">
            <w:r>
              <w:rPr>
                <w:rFonts w:hint="eastAsia" w:ascii="方正楷体_GB2312" w:hAnsi="方正楷体_GB2312" w:eastAsia="方正楷体_GB2312" w:cs="方正楷体_GB2312"/>
                <w:sz w:val="28"/>
                <w:szCs w:val="28"/>
              </w:rPr>
              <w:delText>- 9 -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2CCEB04A">
          <w:pPr>
            <w:pStyle w:val="14"/>
            <w:tabs>
              <w:tab w:val="right" w:leader="dot" w:pos="9070"/>
            </w:tabs>
            <w:spacing w:line="360" w:lineRule="auto"/>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bCs/>
              <w:kern w:val="2"/>
              <w:sz w:val="28"/>
              <w:szCs w:val="28"/>
            </w:rPr>
            <w:fldChar w:fldCharType="begin"/>
          </w:r>
          <w:r>
            <w:rPr>
              <w:rFonts w:hint="eastAsia" w:ascii="方正楷体_GB2312" w:hAnsi="方正楷体_GB2312" w:eastAsia="方正楷体_GB2312" w:cs="方正楷体_GB2312"/>
              <w:bCs/>
              <w:kern w:val="2"/>
              <w:sz w:val="28"/>
              <w:szCs w:val="28"/>
            </w:rPr>
            <w:instrText xml:space="preserve"> HYPERLINK \l _Toc1503718893 </w:instrText>
          </w:r>
          <w:r>
            <w:rPr>
              <w:rFonts w:hint="eastAsia" w:ascii="方正楷体_GB2312" w:hAnsi="方正楷体_GB2312" w:eastAsia="方正楷体_GB2312" w:cs="方正楷体_GB2312"/>
              <w:bCs/>
              <w:kern w:val="2"/>
              <w:sz w:val="28"/>
              <w:szCs w:val="28"/>
            </w:rPr>
            <w:fldChar w:fldCharType="separate"/>
          </w:r>
          <w:r>
            <w:rPr>
              <w:rFonts w:hint="eastAsia" w:ascii="方正楷体_GB2312" w:hAnsi="方正楷体_GB2312" w:eastAsia="方正楷体_GB2312" w:cs="方正楷体_GB2312"/>
              <w:kern w:val="2"/>
              <w:sz w:val="28"/>
              <w:szCs w:val="28"/>
              <w:highlight w:val="none"/>
              <w:lang w:val="en-US" w:eastAsia="zh-CN"/>
            </w:rPr>
            <w:t>十</w:t>
          </w:r>
          <w:r>
            <w:rPr>
              <w:rFonts w:hint="eastAsia" w:ascii="方正楷体_GB2312" w:hAnsi="方正楷体_GB2312" w:eastAsia="方正楷体_GB2312" w:cs="方正楷体_GB2312"/>
              <w:kern w:val="2"/>
              <w:sz w:val="28"/>
              <w:szCs w:val="28"/>
              <w:highlight w:val="none"/>
            </w:rPr>
            <w:t>、本报告适用范</w:t>
          </w:r>
          <w:r>
            <w:rPr>
              <w:rFonts w:hint="eastAsia" w:ascii="方正楷体_GB2312" w:hAnsi="方正楷体_GB2312" w:eastAsia="方正楷体_GB2312" w:cs="方正楷体_GB2312"/>
              <w:kern w:val="2"/>
              <w:sz w:val="28"/>
              <w:szCs w:val="28"/>
            </w:rPr>
            <w:t>围</w:t>
          </w:r>
          <w:r>
            <w:rPr>
              <w:rFonts w:hint="eastAsia" w:ascii="方正楷体_GB2312" w:hAnsi="方正楷体_GB2312" w:eastAsia="方正楷体_GB2312" w:cs="方正楷体_GB2312"/>
              <w:sz w:val="28"/>
              <w:szCs w:val="28"/>
            </w:rPr>
            <w:tab/>
          </w:r>
          <w:r>
            <w:rPr>
              <w:rFonts w:hint="eastAsia" w:ascii="方正楷体_GB2312" w:hAnsi="方正楷体_GB2312" w:eastAsia="方正楷体_GB2312" w:cs="方正楷体_GB2312"/>
              <w:sz w:val="28"/>
              <w:szCs w:val="28"/>
            </w:rPr>
            <w:fldChar w:fldCharType="begin"/>
          </w:r>
          <w:r>
            <w:rPr>
              <w:rFonts w:hint="eastAsia" w:ascii="方正楷体_GB2312" w:hAnsi="方正楷体_GB2312" w:eastAsia="方正楷体_GB2312" w:cs="方正楷体_GB2312"/>
              <w:sz w:val="28"/>
              <w:szCs w:val="28"/>
            </w:rPr>
            <w:instrText xml:space="preserve"> PAGEREF _Toc1503718893 \h </w:instrText>
          </w:r>
          <w:r>
            <w:rPr>
              <w:rFonts w:hint="eastAsia" w:ascii="方正楷体_GB2312" w:hAnsi="方正楷体_GB2312" w:eastAsia="方正楷体_GB2312" w:cs="方正楷体_GB2312"/>
              <w:sz w:val="28"/>
              <w:szCs w:val="28"/>
            </w:rPr>
            <w:fldChar w:fldCharType="separate"/>
          </w:r>
          <w:ins w:id="38" w:author="先生你先" w:date="2026-07-20T21:39:01Z">
            <w:r>
              <w:rPr>
                <w:rFonts w:hint="eastAsia" w:ascii="方正楷体_GB2312" w:hAnsi="方正楷体_GB2312" w:eastAsia="方正楷体_GB2312" w:cs="方正楷体_GB2312"/>
                <w:sz w:val="28"/>
                <w:szCs w:val="28"/>
              </w:rPr>
              <w:t>12</w:t>
            </w:r>
          </w:ins>
          <w:del w:id="39" w:author="先生你先" w:date="2026-07-20T21:39:01Z">
            <w:r>
              <w:rPr>
                <w:rFonts w:hint="eastAsia" w:ascii="方正楷体_GB2312" w:hAnsi="方正楷体_GB2312" w:eastAsia="方正楷体_GB2312" w:cs="方正楷体_GB2312"/>
                <w:sz w:val="28"/>
                <w:szCs w:val="28"/>
              </w:rPr>
              <w:delText>- 9 -</w:delText>
            </w:r>
          </w:del>
          <w:r>
            <w:rPr>
              <w:rFonts w:hint="eastAsia" w:ascii="方正楷体_GB2312" w:hAnsi="方正楷体_GB2312" w:eastAsia="方正楷体_GB2312" w:cs="方正楷体_GB2312"/>
              <w:sz w:val="28"/>
              <w:szCs w:val="28"/>
            </w:rPr>
            <w:fldChar w:fldCharType="end"/>
          </w:r>
          <w:r>
            <w:rPr>
              <w:rFonts w:hint="eastAsia" w:ascii="方正楷体_GB2312" w:hAnsi="方正楷体_GB2312" w:eastAsia="方正楷体_GB2312" w:cs="方正楷体_GB2312"/>
              <w:bCs/>
              <w:kern w:val="2"/>
              <w:sz w:val="28"/>
              <w:szCs w:val="28"/>
            </w:rPr>
            <w:fldChar w:fldCharType="end"/>
          </w:r>
        </w:p>
        <w:p w14:paraId="3787622B">
          <w:pPr>
            <w:keepNext w:val="0"/>
            <w:keepLines w:val="0"/>
            <w:pageBreakBefore w:val="0"/>
            <w:widowControl/>
            <w:kinsoku/>
            <w:wordWrap/>
            <w:overflowPunct/>
            <w:topLinePunct w:val="0"/>
            <w:autoSpaceDE/>
            <w:autoSpaceDN/>
            <w:bidi w:val="0"/>
            <w:adjustRightInd/>
            <w:snapToGrid/>
            <w:spacing w:after="172" w:line="360" w:lineRule="auto"/>
            <w:ind w:firstLine="0" w:firstLineChars="0"/>
            <w:jc w:val="center"/>
            <w:textAlignment w:val="auto"/>
            <w:outlineLvl w:val="9"/>
            <w:rPr>
              <w:rFonts w:hint="eastAsia" w:ascii="方正楷体_GB2312" w:hAnsi="方正楷体_GB2312" w:eastAsia="方正楷体_GB2312" w:cs="方正楷体_GB2312"/>
              <w:b/>
              <w:bCs/>
              <w:kern w:val="2"/>
              <w:sz w:val="28"/>
              <w:szCs w:val="28"/>
            </w:rPr>
          </w:pPr>
          <w:r>
            <w:rPr>
              <w:rFonts w:hint="eastAsia" w:ascii="方正楷体_GB2312" w:hAnsi="方正楷体_GB2312" w:eastAsia="方正楷体_GB2312" w:cs="方正楷体_GB2312"/>
              <w:bCs/>
              <w:kern w:val="2"/>
              <w:sz w:val="28"/>
              <w:szCs w:val="28"/>
            </w:rPr>
            <w:fldChar w:fldCharType="end"/>
          </w:r>
        </w:p>
      </w:sdtContent>
    </w:sdt>
    <w:p w14:paraId="44AFA31C">
      <w:pPr>
        <w:ind w:firstLine="0" w:firstLineChars="0"/>
        <w:jc w:val="both"/>
        <w:rPr>
          <w:rFonts w:hint="eastAsia" w:ascii="仿宋" w:hAnsi="仿宋" w:eastAsia="仿宋" w:cs="仿宋"/>
          <w:b/>
          <w:color w:val="auto"/>
          <w:sz w:val="36"/>
          <w:szCs w:val="44"/>
          <w:u w:val="thick"/>
        </w:rPr>
        <w:sectPr>
          <w:footerReference r:id="rId12" w:type="first"/>
          <w:footerReference r:id="rId11" w:type="default"/>
          <w:footnotePr>
            <w:numFmt w:val="decimalHalfWidth"/>
          </w:footnotePr>
          <w:endnotePr>
            <w:numFmt w:val="chineseCounting"/>
          </w:endnotePr>
          <w:pgSz w:w="11905" w:h="16837"/>
          <w:pgMar w:top="1701" w:right="1247" w:bottom="1418" w:left="1588" w:header="1134" w:footer="1021" w:gutter="0"/>
          <w:pgBorders>
            <w:top w:val="none" w:sz="0" w:space="0"/>
            <w:left w:val="none" w:sz="0" w:space="0"/>
            <w:bottom w:val="none" w:sz="0" w:space="0"/>
            <w:right w:val="none" w:sz="0" w:space="0"/>
          </w:pgBorders>
          <w:pgNumType w:fmt="decimal" w:start="1"/>
          <w:cols w:space="720" w:num="1"/>
          <w:titlePg/>
        </w:sectPr>
      </w:pPr>
    </w:p>
    <w:p w14:paraId="132893B2">
      <w:pPr>
        <w:ind w:firstLine="0" w:firstLineChars="0"/>
        <w:jc w:val="both"/>
        <w:rPr>
          <w:rFonts w:ascii="仿宋_GB2312" w:hAnsi="仿宋_GB2312" w:eastAsia="仿宋_GB2312" w:cs="仿宋_GB2312"/>
          <w:b/>
          <w:bCs/>
          <w:color w:val="auto"/>
          <w:sz w:val="44"/>
          <w:szCs w:val="44"/>
        </w:rPr>
        <w:pPrChange w:id="40" w:author="先生你先" w:date="2026-07-20T21:40:07Z">
          <w:pPr>
            <w:ind w:firstLine="0" w:firstLineChars="0"/>
            <w:jc w:val="center"/>
          </w:pPr>
        </w:pPrChange>
      </w:pPr>
      <w:r>
        <w:rPr>
          <w:rFonts w:hint="eastAsia" w:ascii="仿宋_GB2312" w:hAnsi="仿宋_GB2312" w:cs="仿宋_GB2312"/>
          <w:b/>
          <w:bCs/>
          <w:sz w:val="44"/>
          <w:szCs w:val="44"/>
          <w:u w:val="thick"/>
        </w:rPr>
        <w:drawing>
          <wp:inline distT="0" distB="0" distL="114300" distR="114300">
            <wp:extent cx="5672455" cy="1127125"/>
            <wp:effectExtent l="0" t="0" r="4445" b="3175"/>
            <wp:docPr id="6" name="图片 1" descr="事务所报告抬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事务所报告抬头"/>
                    <pic:cNvPicPr>
                      <a:picLocks noChangeAspect="1"/>
                    </pic:cNvPicPr>
                  </pic:nvPicPr>
                  <pic:blipFill>
                    <a:blip r:embed="rId16"/>
                    <a:stretch>
                      <a:fillRect/>
                    </a:stretch>
                  </pic:blipFill>
                  <pic:spPr>
                    <a:xfrm>
                      <a:off x="0" y="0"/>
                      <a:ext cx="5672455" cy="1127125"/>
                    </a:xfrm>
                    <a:prstGeom prst="rect">
                      <a:avLst/>
                    </a:prstGeom>
                    <a:noFill/>
                    <a:ln>
                      <a:noFill/>
                    </a:ln>
                  </pic:spPr>
                </pic:pic>
              </a:graphicData>
            </a:graphic>
          </wp:inline>
        </w:drawing>
      </w:r>
    </w:p>
    <w:p w14:paraId="5326EB68">
      <w:pPr>
        <w:pStyle w:val="9"/>
        <w:spacing w:line="360" w:lineRule="auto"/>
        <w:ind w:firstLine="643"/>
        <w:jc w:val="right"/>
        <w:rPr>
          <w:rFonts w:hint="eastAsia" w:ascii="仿宋_GB2312" w:hAnsi="仿宋_GB2312" w:eastAsia="仿宋_GB2312" w:cs="仿宋_GB2312"/>
          <w:b w:val="0"/>
          <w:bCs/>
          <w:color w:val="auto"/>
          <w:kern w:val="2"/>
          <w:sz w:val="32"/>
          <w:szCs w:val="32"/>
        </w:rPr>
      </w:pPr>
      <w:r>
        <w:rPr>
          <w:rFonts w:hint="eastAsia" w:ascii="黑体" w:hAnsi="黑体" w:eastAsia="黑体" w:cs="黑体"/>
          <w:b w:val="0"/>
          <w:bCs/>
          <w:color w:val="auto"/>
          <w:sz w:val="32"/>
          <w:szCs w:val="32"/>
        </w:rPr>
        <w:t>川融策专审〔20</w:t>
      </w:r>
      <w:r>
        <w:rPr>
          <w:rFonts w:ascii="黑体" w:hAnsi="黑体" w:eastAsia="黑体" w:cs="黑体"/>
          <w:b w:val="0"/>
          <w:bCs/>
          <w:color w:val="auto"/>
          <w:sz w:val="32"/>
          <w:szCs w:val="32"/>
          <w:highlight w:val="none"/>
        </w:rPr>
        <w:t>2</w:t>
      </w:r>
      <w:r>
        <w:rPr>
          <w:rFonts w:hint="eastAsia" w:ascii="黑体" w:hAnsi="黑体" w:eastAsia="黑体" w:cs="黑体"/>
          <w:b w:val="0"/>
          <w:bCs/>
          <w:color w:val="auto"/>
          <w:sz w:val="32"/>
          <w:szCs w:val="32"/>
          <w:highlight w:val="none"/>
          <w:lang w:val="en-US" w:eastAsia="zh-CN"/>
        </w:rPr>
        <w:t>6</w:t>
      </w:r>
      <w:r>
        <w:rPr>
          <w:rFonts w:hint="eastAsia" w:ascii="黑体" w:hAnsi="黑体" w:eastAsia="黑体" w:cs="黑体"/>
          <w:b w:val="0"/>
          <w:bCs/>
          <w:color w:val="auto"/>
          <w:sz w:val="32"/>
          <w:szCs w:val="32"/>
          <w:highlight w:val="none"/>
        </w:rPr>
        <w:t>〕</w:t>
      </w:r>
      <w:r>
        <w:rPr>
          <w:rFonts w:hint="eastAsia" w:ascii="黑体" w:hAnsi="黑体" w:eastAsia="黑体" w:cs="黑体"/>
          <w:b w:val="0"/>
          <w:bCs/>
          <w:color w:val="auto"/>
          <w:sz w:val="32"/>
          <w:szCs w:val="32"/>
          <w:highlight w:val="none"/>
          <w:lang w:val="en-US" w:eastAsia="zh-CN"/>
        </w:rPr>
        <w:t xml:space="preserve">第   </w:t>
      </w:r>
      <w:r>
        <w:rPr>
          <w:rFonts w:hint="eastAsia" w:ascii="黑体" w:hAnsi="黑体" w:eastAsia="黑体" w:cs="黑体"/>
          <w:b w:val="0"/>
          <w:bCs/>
          <w:color w:val="auto"/>
          <w:sz w:val="32"/>
          <w:szCs w:val="32"/>
          <w:highlight w:val="none"/>
        </w:rPr>
        <w:t>号</w:t>
      </w:r>
    </w:p>
    <w:p w14:paraId="3C0CA70A">
      <w:pPr>
        <w:keepNext w:val="0"/>
        <w:keepLines w:val="0"/>
        <w:pageBreakBefore w:val="0"/>
        <w:widowControl w:val="0"/>
        <w:kinsoku/>
        <w:wordWrap/>
        <w:overflowPunct/>
        <w:topLinePunct w:val="0"/>
        <w:autoSpaceDE/>
        <w:autoSpaceDN/>
        <w:bidi w:val="0"/>
        <w:adjustRightInd/>
        <w:snapToGrid/>
        <w:spacing w:after="0" w:afterLines="50" w:line="240" w:lineRule="auto"/>
        <w:ind w:firstLine="0" w:firstLineChars="0"/>
        <w:jc w:val="center"/>
        <w:textAlignment w:val="auto"/>
        <w:rPr>
          <w:rFonts w:hint="eastAsia" w:ascii="黑体" w:hAnsi="黑体" w:eastAsia="黑体" w:cs="仿宋_GB2312"/>
          <w:b w:val="0"/>
          <w:bCs/>
          <w:sz w:val="44"/>
          <w:szCs w:val="44"/>
          <w:lang w:eastAsia="zh-CN"/>
        </w:rPr>
      </w:pPr>
    </w:p>
    <w:p w14:paraId="47B37C1B">
      <w:pPr>
        <w:keepNext w:val="0"/>
        <w:keepLines w:val="0"/>
        <w:pageBreakBefore w:val="0"/>
        <w:widowControl w:val="0"/>
        <w:kinsoku/>
        <w:wordWrap/>
        <w:overflowPunct/>
        <w:topLinePunct w:val="0"/>
        <w:autoSpaceDE/>
        <w:autoSpaceDN/>
        <w:bidi w:val="0"/>
        <w:adjustRightInd/>
        <w:snapToGrid/>
        <w:spacing w:after="0" w:afterLines="50" w:line="240" w:lineRule="auto"/>
        <w:ind w:firstLine="0" w:firstLineChars="0"/>
        <w:jc w:val="center"/>
        <w:textAlignment w:val="auto"/>
        <w:rPr>
          <w:rFonts w:hint="eastAsia" w:ascii="黑体" w:hAnsi="黑体" w:eastAsia="黑体" w:cs="仿宋_GB2312"/>
          <w:b w:val="0"/>
          <w:bCs/>
          <w:sz w:val="44"/>
          <w:szCs w:val="44"/>
          <w:lang w:eastAsia="zh-CN"/>
        </w:rPr>
      </w:pPr>
      <w:r>
        <w:rPr>
          <w:rFonts w:hint="eastAsia" w:ascii="黑体" w:hAnsi="黑体" w:eastAsia="黑体" w:cs="仿宋_GB2312"/>
          <w:b w:val="0"/>
          <w:bCs/>
          <w:sz w:val="44"/>
          <w:szCs w:val="44"/>
          <w:lang w:eastAsia="zh-CN"/>
        </w:rPr>
        <w:t>马尔康城市环境质量提升（房屋建筑）工程（州级）项目竣工财务决算审核报告</w:t>
      </w:r>
    </w:p>
    <w:p w14:paraId="7B8D25ED">
      <w:pPr>
        <w:pStyle w:val="6"/>
        <w:rPr>
          <w:rFonts w:hint="eastAsia"/>
          <w:lang w:eastAsia="zh-CN"/>
        </w:rPr>
      </w:pPr>
    </w:p>
    <w:p w14:paraId="3AC58A00">
      <w:pPr>
        <w:keepNext w:val="0"/>
        <w:keepLines w:val="0"/>
        <w:pageBreakBefore w:val="0"/>
        <w:widowControl w:val="0"/>
        <w:kinsoku/>
        <w:wordWrap/>
        <w:overflowPunct/>
        <w:topLinePunct w:val="0"/>
        <w:autoSpaceDE/>
        <w:autoSpaceDN/>
        <w:bidi w:val="0"/>
        <w:adjustRightInd w:val="0"/>
        <w:snapToGrid/>
        <w:spacing w:line="600" w:lineRule="exact"/>
        <w:ind w:firstLine="0" w:firstLineChars="0"/>
        <w:jc w:val="both"/>
        <w:textAlignment w:val="baseline"/>
        <w:rPr>
          <w:rFonts w:hint="eastAsia" w:eastAsia="仿宋_GB2312"/>
          <w:b/>
          <w:bCs/>
          <w:spacing w:val="-3"/>
          <w:sz w:val="32"/>
          <w:szCs w:val="32"/>
        </w:rPr>
      </w:pPr>
      <w:bookmarkStart w:id="0" w:name="_Toc17766"/>
      <w:bookmarkStart w:id="1" w:name="_Toc23660"/>
      <w:r>
        <w:rPr>
          <w:rFonts w:hint="eastAsia" w:eastAsia="仿宋_GB2312"/>
          <w:b/>
          <w:bCs/>
          <w:spacing w:val="-3"/>
          <w:sz w:val="32"/>
          <w:szCs w:val="32"/>
          <w:lang w:val="en-US" w:eastAsia="zh-CN"/>
        </w:rPr>
        <w:t>阿坝藏族羌族自治州住房和城乡建设局</w:t>
      </w:r>
      <w:r>
        <w:rPr>
          <w:rFonts w:hint="eastAsia" w:eastAsia="仿宋_GB2312"/>
          <w:b/>
          <w:bCs/>
          <w:spacing w:val="-3"/>
          <w:sz w:val="32"/>
          <w:szCs w:val="32"/>
        </w:rPr>
        <w:t>：</w:t>
      </w:r>
      <w:bookmarkEnd w:id="0"/>
      <w:bookmarkEnd w:id="1"/>
    </w:p>
    <w:p w14:paraId="7148DFE0">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spacing w:val="-3"/>
          <w:sz w:val="32"/>
          <w:szCs w:val="32"/>
        </w:rPr>
      </w:pPr>
      <w:bookmarkStart w:id="2" w:name="_Hlk45137287"/>
      <w:r>
        <w:rPr>
          <w:rFonts w:hint="eastAsia" w:eastAsia="仿宋_GB2312"/>
          <w:spacing w:val="-3"/>
          <w:sz w:val="32"/>
          <w:szCs w:val="32"/>
        </w:rPr>
        <w:t>我们</w:t>
      </w:r>
      <w:r>
        <w:rPr>
          <w:rFonts w:hint="eastAsia" w:eastAsia="仿宋_GB2312"/>
          <w:color w:val="auto"/>
          <w:spacing w:val="-3"/>
          <w:sz w:val="32"/>
          <w:szCs w:val="32"/>
        </w:rPr>
        <w:t>接受阿坝藏族羌族自治州</w:t>
      </w:r>
      <w:r>
        <w:rPr>
          <w:rFonts w:hint="eastAsia" w:eastAsia="仿宋_GB2312"/>
          <w:color w:val="auto"/>
          <w:spacing w:val="-3"/>
          <w:sz w:val="32"/>
          <w:szCs w:val="32"/>
          <w:lang w:val="en-US" w:eastAsia="zh-CN"/>
        </w:rPr>
        <w:t>财政局</w:t>
      </w:r>
      <w:r>
        <w:rPr>
          <w:rFonts w:hint="eastAsia" w:eastAsia="仿宋_GB2312"/>
          <w:color w:val="auto"/>
          <w:spacing w:val="-3"/>
          <w:sz w:val="32"/>
          <w:szCs w:val="32"/>
          <w:highlight w:val="none"/>
        </w:rPr>
        <w:t>委托，</w:t>
      </w:r>
      <w:r>
        <w:rPr>
          <w:rFonts w:hint="eastAsia" w:eastAsia="仿宋_GB2312"/>
          <w:color w:val="auto"/>
          <w:spacing w:val="-3"/>
          <w:sz w:val="32"/>
          <w:szCs w:val="32"/>
          <w:highlight w:val="none"/>
          <w:lang w:val="en-US" w:eastAsia="zh-CN"/>
        </w:rPr>
        <w:t>于2026年7月14日至2026年7月20日</w:t>
      </w:r>
      <w:r>
        <w:rPr>
          <w:rFonts w:hint="eastAsia" w:eastAsia="仿宋_GB2312"/>
          <w:color w:val="auto"/>
          <w:spacing w:val="-3"/>
          <w:sz w:val="32"/>
          <w:szCs w:val="32"/>
          <w:highlight w:val="none"/>
        </w:rPr>
        <w:t>对</w:t>
      </w:r>
      <w:r>
        <w:rPr>
          <w:rFonts w:hint="eastAsia" w:eastAsia="仿宋_GB2312"/>
          <w:color w:val="auto"/>
          <w:spacing w:val="-3"/>
          <w:sz w:val="32"/>
          <w:szCs w:val="32"/>
          <w:highlight w:val="none"/>
          <w:lang w:val="en-US" w:eastAsia="zh-CN"/>
        </w:rPr>
        <w:t>贵局</w:t>
      </w:r>
      <w:r>
        <w:rPr>
          <w:rFonts w:hint="eastAsia" w:eastAsia="仿宋_GB2312"/>
          <w:color w:val="auto"/>
          <w:spacing w:val="-3"/>
          <w:sz w:val="32"/>
          <w:szCs w:val="32"/>
          <w:highlight w:val="none"/>
        </w:rPr>
        <w:t>组织建设的</w:t>
      </w:r>
      <w:r>
        <w:rPr>
          <w:rFonts w:hint="eastAsia" w:eastAsia="仿宋_GB2312"/>
          <w:color w:val="auto"/>
          <w:spacing w:val="-3"/>
          <w:sz w:val="32"/>
          <w:szCs w:val="32"/>
          <w:highlight w:val="none"/>
          <w:lang w:eastAsia="zh-CN"/>
        </w:rPr>
        <w:t>马尔康城市环境质量提升（房屋建筑）工程（州级）项目（</w:t>
      </w:r>
      <w:r>
        <w:rPr>
          <w:rFonts w:hint="eastAsia" w:eastAsia="仿宋_GB2312"/>
          <w:color w:val="auto"/>
          <w:spacing w:val="-3"/>
          <w:sz w:val="32"/>
          <w:szCs w:val="32"/>
          <w:highlight w:val="none"/>
          <w:lang w:val="en-US" w:eastAsia="zh-CN"/>
        </w:rPr>
        <w:t>以下简称本项目），截止2026年7月13日的</w:t>
      </w:r>
      <w:r>
        <w:rPr>
          <w:rFonts w:hint="eastAsia" w:eastAsia="仿宋_GB2312"/>
          <w:color w:val="auto"/>
          <w:spacing w:val="-3"/>
          <w:sz w:val="32"/>
          <w:szCs w:val="32"/>
          <w:highlight w:val="none"/>
        </w:rPr>
        <w:t>竣工财务决算报</w:t>
      </w:r>
      <w:r>
        <w:rPr>
          <w:rFonts w:hint="eastAsia" w:eastAsia="仿宋_GB2312"/>
          <w:color w:val="auto"/>
          <w:spacing w:val="-3"/>
          <w:sz w:val="32"/>
          <w:szCs w:val="32"/>
          <w:highlight w:val="none"/>
          <w:lang w:val="en-US" w:eastAsia="zh-CN"/>
        </w:rPr>
        <w:t>表</w:t>
      </w:r>
      <w:r>
        <w:rPr>
          <w:rFonts w:hint="eastAsia" w:eastAsia="仿宋_GB2312"/>
          <w:color w:val="auto"/>
          <w:spacing w:val="-3"/>
          <w:sz w:val="32"/>
          <w:szCs w:val="32"/>
          <w:highlight w:val="none"/>
        </w:rPr>
        <w:t>进行了专项</w:t>
      </w:r>
      <w:r>
        <w:rPr>
          <w:rFonts w:hint="eastAsia" w:eastAsia="仿宋_GB2312"/>
          <w:color w:val="auto"/>
          <w:spacing w:val="-3"/>
          <w:sz w:val="32"/>
          <w:szCs w:val="32"/>
          <w:highlight w:val="none"/>
          <w:lang w:val="en-US" w:eastAsia="zh-CN"/>
        </w:rPr>
        <w:t>审核</w:t>
      </w:r>
      <w:r>
        <w:rPr>
          <w:rFonts w:hint="eastAsia" w:eastAsia="仿宋_GB2312"/>
          <w:color w:val="auto"/>
          <w:spacing w:val="-3"/>
          <w:sz w:val="32"/>
          <w:szCs w:val="32"/>
          <w:highlight w:val="none"/>
        </w:rPr>
        <w:t>。该项目竣工财务决算报</w:t>
      </w:r>
      <w:r>
        <w:rPr>
          <w:rFonts w:hint="eastAsia" w:eastAsia="仿宋_GB2312"/>
          <w:color w:val="auto"/>
          <w:spacing w:val="-3"/>
          <w:sz w:val="32"/>
          <w:szCs w:val="32"/>
          <w:highlight w:val="none"/>
          <w:lang w:val="en-US" w:eastAsia="zh-CN"/>
        </w:rPr>
        <w:t>表</w:t>
      </w:r>
      <w:r>
        <w:rPr>
          <w:rFonts w:hint="eastAsia" w:eastAsia="仿宋_GB2312"/>
          <w:color w:val="auto"/>
          <w:spacing w:val="-3"/>
          <w:sz w:val="32"/>
          <w:szCs w:val="32"/>
          <w:highlight w:val="none"/>
        </w:rPr>
        <w:t>的编制由项目业主负责，我们的责任是对该项目竣工财务决算报</w:t>
      </w:r>
      <w:r>
        <w:rPr>
          <w:rFonts w:hint="eastAsia" w:eastAsia="仿宋_GB2312"/>
          <w:color w:val="auto"/>
          <w:spacing w:val="-3"/>
          <w:sz w:val="32"/>
          <w:szCs w:val="32"/>
          <w:highlight w:val="none"/>
          <w:lang w:val="en-US" w:eastAsia="zh-CN"/>
        </w:rPr>
        <w:t>表</w:t>
      </w:r>
      <w:r>
        <w:rPr>
          <w:rFonts w:hint="eastAsia" w:eastAsia="仿宋_GB2312"/>
          <w:color w:val="auto"/>
          <w:spacing w:val="-3"/>
          <w:sz w:val="32"/>
          <w:szCs w:val="32"/>
          <w:highlight w:val="none"/>
        </w:rPr>
        <w:t>发表</w:t>
      </w:r>
      <w:r>
        <w:rPr>
          <w:rFonts w:hint="eastAsia" w:eastAsia="仿宋_GB2312"/>
          <w:color w:val="auto"/>
          <w:spacing w:val="-3"/>
          <w:sz w:val="32"/>
          <w:szCs w:val="32"/>
        </w:rPr>
        <w:t>专项</w:t>
      </w:r>
      <w:r>
        <w:rPr>
          <w:rFonts w:hint="eastAsia" w:eastAsia="仿宋_GB2312"/>
          <w:color w:val="auto"/>
          <w:spacing w:val="-3"/>
          <w:sz w:val="32"/>
          <w:szCs w:val="32"/>
          <w:lang w:val="en-US" w:eastAsia="zh-CN"/>
        </w:rPr>
        <w:t>审核</w:t>
      </w:r>
      <w:r>
        <w:rPr>
          <w:rFonts w:hint="eastAsia" w:eastAsia="仿宋_GB2312"/>
          <w:color w:val="auto"/>
          <w:spacing w:val="-3"/>
          <w:sz w:val="32"/>
          <w:szCs w:val="32"/>
        </w:rPr>
        <w:t>意见。此次</w:t>
      </w:r>
      <w:r>
        <w:rPr>
          <w:rFonts w:hint="eastAsia" w:eastAsia="仿宋_GB2312"/>
          <w:color w:val="auto"/>
          <w:spacing w:val="-3"/>
          <w:sz w:val="32"/>
          <w:szCs w:val="32"/>
          <w:lang w:val="en-US" w:eastAsia="zh-CN"/>
        </w:rPr>
        <w:t>审核</w:t>
      </w:r>
      <w:r>
        <w:rPr>
          <w:rFonts w:hint="eastAsia" w:eastAsia="仿宋_GB2312"/>
          <w:color w:val="auto"/>
          <w:spacing w:val="-3"/>
          <w:sz w:val="32"/>
          <w:szCs w:val="32"/>
        </w:rPr>
        <w:t>是</w:t>
      </w:r>
      <w:r>
        <w:rPr>
          <w:rFonts w:hint="eastAsia" w:eastAsia="仿宋_GB2312"/>
          <w:spacing w:val="-3"/>
          <w:sz w:val="32"/>
          <w:szCs w:val="32"/>
        </w:rPr>
        <w:t>依据《中国注册会计师审计准则》、《会计师事务所从事基本建设工程预算、结算、决算评审暂行办法》、财政部《基本建设财务规则》（财政部令81号）、《基本建设项目竣工财务决算管理暂行办法》（财建〔2016〕503号）、财政部关于印发《基本建设项目建设成本管理规定》的通知（财建〔2016〕504号）以及</w:t>
      </w:r>
      <w:r>
        <w:rPr>
          <w:rFonts w:hint="eastAsia" w:eastAsia="仿宋_GB2312"/>
          <w:spacing w:val="-3"/>
          <w:sz w:val="32"/>
          <w:szCs w:val="32"/>
          <w:lang w:eastAsia="zh-CN"/>
        </w:rPr>
        <w:t>贵公司</w:t>
      </w:r>
      <w:r>
        <w:rPr>
          <w:rFonts w:hint="eastAsia" w:eastAsia="仿宋_GB2312"/>
          <w:spacing w:val="-3"/>
          <w:sz w:val="32"/>
          <w:szCs w:val="32"/>
        </w:rPr>
        <w:t>与事务所签订的《基本建设工程项目竣工财务决算</w:t>
      </w:r>
      <w:r>
        <w:rPr>
          <w:rFonts w:hint="eastAsia" w:eastAsia="仿宋_GB2312"/>
          <w:spacing w:val="-3"/>
          <w:sz w:val="32"/>
          <w:szCs w:val="32"/>
          <w:lang w:val="en-US" w:eastAsia="zh-CN"/>
        </w:rPr>
        <w:t>审核</w:t>
      </w:r>
      <w:r>
        <w:rPr>
          <w:rFonts w:hint="eastAsia" w:eastAsia="仿宋_GB2312"/>
          <w:spacing w:val="-3"/>
          <w:sz w:val="32"/>
          <w:szCs w:val="32"/>
        </w:rPr>
        <w:t>业务约定书》要求进行的。</w:t>
      </w:r>
    </w:p>
    <w:p w14:paraId="075C895D">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eastAsia="仿宋_GB2312"/>
          <w:spacing w:val="-3"/>
          <w:sz w:val="32"/>
          <w:szCs w:val="32"/>
        </w:rPr>
      </w:pPr>
      <w:r>
        <w:rPr>
          <w:rFonts w:hint="eastAsia" w:eastAsia="仿宋_GB2312"/>
          <w:spacing w:val="-3"/>
          <w:sz w:val="32"/>
          <w:szCs w:val="32"/>
        </w:rPr>
        <w:t>项目业主的责任：按照财政部及项目业主单位的有关规定编制项目竣工财务决算报表及竣工决算编制说明，并使其公允反映；设计、实施和维护与项目竣工财务决算报</w:t>
      </w:r>
      <w:r>
        <w:rPr>
          <w:rFonts w:hint="eastAsia" w:eastAsia="仿宋_GB2312"/>
          <w:spacing w:val="-3"/>
          <w:sz w:val="32"/>
          <w:szCs w:val="32"/>
          <w:lang w:val="en-US" w:eastAsia="zh-CN"/>
        </w:rPr>
        <w:t>表</w:t>
      </w:r>
      <w:r>
        <w:rPr>
          <w:rFonts w:hint="eastAsia" w:eastAsia="仿宋_GB2312"/>
          <w:spacing w:val="-3"/>
          <w:sz w:val="32"/>
          <w:szCs w:val="32"/>
        </w:rPr>
        <w:t>编制相关的内部控制，以使基本建设项目竣工财务决算报</w:t>
      </w:r>
      <w:r>
        <w:rPr>
          <w:rFonts w:hint="eastAsia" w:eastAsia="仿宋_GB2312"/>
          <w:spacing w:val="-3"/>
          <w:sz w:val="32"/>
          <w:szCs w:val="32"/>
          <w:lang w:val="en-US" w:eastAsia="zh-CN"/>
        </w:rPr>
        <w:t>表</w:t>
      </w:r>
      <w:r>
        <w:rPr>
          <w:rFonts w:hint="eastAsia" w:eastAsia="仿宋_GB2312"/>
          <w:spacing w:val="-3"/>
          <w:sz w:val="32"/>
          <w:szCs w:val="32"/>
        </w:rPr>
        <w:t>不存在由于舞弊或错误而导致的重大错报。</w:t>
      </w:r>
    </w:p>
    <w:p w14:paraId="6D9A957A">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eastAsia="仿宋_GB2312"/>
          <w:spacing w:val="-3"/>
          <w:sz w:val="32"/>
          <w:szCs w:val="32"/>
        </w:rPr>
      </w:pPr>
      <w:r>
        <w:rPr>
          <w:rFonts w:hint="eastAsia" w:eastAsia="仿宋_GB2312"/>
          <w:spacing w:val="-3"/>
          <w:sz w:val="32"/>
          <w:szCs w:val="32"/>
        </w:rPr>
        <w:t>审计单位和注册会计师的责任：是在实施</w:t>
      </w:r>
      <w:r>
        <w:rPr>
          <w:rFonts w:hint="eastAsia" w:eastAsia="仿宋_GB2312"/>
          <w:spacing w:val="-3"/>
          <w:sz w:val="32"/>
          <w:szCs w:val="32"/>
          <w:lang w:val="en-US" w:eastAsia="zh-CN"/>
        </w:rPr>
        <w:t>审核</w:t>
      </w:r>
      <w:r>
        <w:rPr>
          <w:rFonts w:hint="eastAsia" w:eastAsia="仿宋_GB2312"/>
          <w:spacing w:val="-3"/>
          <w:sz w:val="32"/>
          <w:szCs w:val="32"/>
        </w:rPr>
        <w:t>工作的基础上对项目竣工财务决算报</w:t>
      </w:r>
      <w:r>
        <w:rPr>
          <w:rFonts w:hint="eastAsia" w:eastAsia="仿宋_GB2312"/>
          <w:spacing w:val="-3"/>
          <w:sz w:val="32"/>
          <w:szCs w:val="32"/>
          <w:lang w:val="en-US" w:eastAsia="zh-CN"/>
        </w:rPr>
        <w:t>表</w:t>
      </w:r>
      <w:r>
        <w:rPr>
          <w:rFonts w:hint="eastAsia" w:eastAsia="仿宋_GB2312"/>
          <w:spacing w:val="-3"/>
          <w:sz w:val="32"/>
          <w:szCs w:val="32"/>
        </w:rPr>
        <w:t>发表</w:t>
      </w:r>
      <w:r>
        <w:rPr>
          <w:rFonts w:hint="eastAsia" w:eastAsia="仿宋_GB2312"/>
          <w:spacing w:val="-3"/>
          <w:sz w:val="32"/>
          <w:szCs w:val="32"/>
          <w:lang w:val="en-US" w:eastAsia="zh-CN"/>
        </w:rPr>
        <w:t>审核</w:t>
      </w:r>
      <w:r>
        <w:rPr>
          <w:rFonts w:hint="eastAsia" w:eastAsia="仿宋_GB2312"/>
          <w:spacing w:val="-3"/>
          <w:sz w:val="32"/>
          <w:szCs w:val="32"/>
        </w:rPr>
        <w:t>意见。中国注册会计师审计准则要求我们遵守职业道德规范，计划和实施</w:t>
      </w:r>
      <w:r>
        <w:rPr>
          <w:rFonts w:hint="eastAsia" w:eastAsia="仿宋_GB2312"/>
          <w:spacing w:val="-3"/>
          <w:sz w:val="32"/>
          <w:szCs w:val="32"/>
          <w:lang w:val="en-US" w:eastAsia="zh-CN"/>
        </w:rPr>
        <w:t>审核</w:t>
      </w:r>
      <w:r>
        <w:rPr>
          <w:rFonts w:hint="eastAsia" w:eastAsia="仿宋_GB2312"/>
          <w:spacing w:val="-3"/>
          <w:sz w:val="32"/>
          <w:szCs w:val="32"/>
        </w:rPr>
        <w:t>工作以对基本建设项目竣工财务决算报</w:t>
      </w:r>
      <w:r>
        <w:rPr>
          <w:rFonts w:hint="eastAsia" w:eastAsia="仿宋_GB2312"/>
          <w:spacing w:val="-3"/>
          <w:sz w:val="32"/>
          <w:szCs w:val="32"/>
          <w:lang w:val="en-US" w:eastAsia="zh-CN"/>
        </w:rPr>
        <w:t>表</w:t>
      </w:r>
      <w:r>
        <w:rPr>
          <w:rFonts w:hint="eastAsia" w:eastAsia="仿宋_GB2312"/>
          <w:spacing w:val="-3"/>
          <w:sz w:val="32"/>
          <w:szCs w:val="32"/>
        </w:rPr>
        <w:t>是否不存在重大错报获取合理保证。我们结合该项目的实际情况，实施了包括审阅概算批复文件、工程合同、招投标文件、会计账簿、凭证和其他工程竣工决算编制资料等我们认为必要的</w:t>
      </w:r>
      <w:r>
        <w:rPr>
          <w:rFonts w:hint="eastAsia" w:eastAsia="仿宋_GB2312"/>
          <w:spacing w:val="-3"/>
          <w:sz w:val="32"/>
          <w:szCs w:val="32"/>
          <w:lang w:val="en-US" w:eastAsia="zh-CN"/>
        </w:rPr>
        <w:t>审核</w:t>
      </w:r>
      <w:r>
        <w:rPr>
          <w:rFonts w:hint="eastAsia" w:eastAsia="仿宋_GB2312"/>
          <w:spacing w:val="-3"/>
          <w:sz w:val="32"/>
          <w:szCs w:val="32"/>
        </w:rPr>
        <w:t>程序。我们相信，我们获取的</w:t>
      </w:r>
      <w:r>
        <w:rPr>
          <w:rFonts w:hint="eastAsia" w:eastAsia="仿宋_GB2312"/>
          <w:spacing w:val="-3"/>
          <w:sz w:val="32"/>
          <w:szCs w:val="32"/>
          <w:lang w:val="en-US" w:eastAsia="zh-CN"/>
        </w:rPr>
        <w:t>审核</w:t>
      </w:r>
      <w:r>
        <w:rPr>
          <w:rFonts w:hint="eastAsia" w:eastAsia="仿宋_GB2312"/>
          <w:spacing w:val="-3"/>
          <w:sz w:val="32"/>
          <w:szCs w:val="32"/>
        </w:rPr>
        <w:t>证据是充分、适当的，为我们发表</w:t>
      </w:r>
      <w:r>
        <w:rPr>
          <w:rFonts w:hint="eastAsia" w:eastAsia="仿宋_GB2312"/>
          <w:spacing w:val="-3"/>
          <w:sz w:val="32"/>
          <w:szCs w:val="32"/>
          <w:lang w:val="en-US" w:eastAsia="zh-CN"/>
        </w:rPr>
        <w:t>审核</w:t>
      </w:r>
      <w:r>
        <w:rPr>
          <w:rFonts w:hint="eastAsia" w:eastAsia="仿宋_GB2312"/>
          <w:spacing w:val="-3"/>
          <w:sz w:val="32"/>
          <w:szCs w:val="32"/>
        </w:rPr>
        <w:t>意见提供了基础。现将</w:t>
      </w:r>
      <w:r>
        <w:rPr>
          <w:rFonts w:hint="eastAsia" w:eastAsia="仿宋_GB2312"/>
          <w:spacing w:val="-3"/>
          <w:sz w:val="32"/>
          <w:szCs w:val="32"/>
          <w:lang w:val="en-US" w:eastAsia="zh-CN"/>
        </w:rPr>
        <w:t>审核</w:t>
      </w:r>
      <w:r>
        <w:rPr>
          <w:rFonts w:hint="eastAsia" w:eastAsia="仿宋_GB2312"/>
          <w:spacing w:val="-3"/>
          <w:sz w:val="32"/>
          <w:szCs w:val="32"/>
        </w:rPr>
        <w:t>情况报告如下：</w:t>
      </w:r>
    </w:p>
    <w:p w14:paraId="6F99562C">
      <w:pPr>
        <w:adjustRightInd w:val="0"/>
        <w:spacing w:line="600" w:lineRule="exact"/>
        <w:ind w:firstLine="640"/>
        <w:jc w:val="both"/>
        <w:textAlignment w:val="baseline"/>
        <w:outlineLvl w:val="0"/>
        <w:rPr>
          <w:rFonts w:hint="default" w:ascii="Times New Roman" w:hAnsi="Times New Roman" w:eastAsia="黑体" w:cs="Times New Roman"/>
          <w:color w:val="auto"/>
          <w:kern w:val="2"/>
          <w:sz w:val="32"/>
          <w:szCs w:val="32"/>
          <w:lang w:val="en-US" w:eastAsia="zh-CN"/>
        </w:rPr>
      </w:pPr>
      <w:bookmarkStart w:id="3" w:name="_Toc1457374368"/>
      <w:bookmarkStart w:id="4" w:name="bookmark4"/>
      <w:bookmarkStart w:id="5" w:name="_Toc44751350"/>
      <w:bookmarkStart w:id="6" w:name="_Toc45828862"/>
      <w:bookmarkStart w:id="7" w:name="_Toc42948815"/>
      <w:r>
        <w:rPr>
          <w:rFonts w:hint="eastAsia" w:ascii="Times New Roman" w:hAnsi="Times New Roman" w:eastAsia="黑体" w:cs="Times New Roman"/>
          <w:color w:val="auto"/>
          <w:kern w:val="2"/>
          <w:sz w:val="32"/>
          <w:szCs w:val="32"/>
          <w:lang w:val="en-US" w:eastAsia="zh-CN"/>
        </w:rPr>
        <w:t>一、被审核单位概况</w:t>
      </w:r>
      <w:bookmarkEnd w:id="3"/>
    </w:p>
    <w:p w14:paraId="2F493463">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default" w:eastAsia="仿宋_GB2312"/>
          <w:color w:val="auto"/>
          <w:spacing w:val="-3"/>
          <w:sz w:val="32"/>
          <w:szCs w:val="32"/>
          <w:highlight w:val="none"/>
          <w:lang w:val="en-US"/>
        </w:rPr>
      </w:pPr>
      <w:r>
        <w:rPr>
          <w:rFonts w:hint="eastAsia" w:eastAsia="仿宋_GB2312" w:cs="Times New Roman"/>
          <w:color w:val="auto"/>
          <w:spacing w:val="-3"/>
          <w:sz w:val="32"/>
          <w:szCs w:val="32"/>
          <w:highlight w:val="none"/>
          <w:lang w:val="en-US" w:eastAsia="zh-CN"/>
        </w:rPr>
        <w:t>阿坝藏族羌族自治州住房和城乡建设局，机构性质：机关单位，2025年12月23日取得由中共阿坝州委机构编制委员会办公室颁发的统一社会信用代码证书，证书编号为1513200008910527M），住所：四川省阿坝藏族羌族自治州马尔康市团结街民族团结广场综合办公楼22楼，负责人：王世伟。</w:t>
      </w:r>
    </w:p>
    <w:p w14:paraId="0E188D87">
      <w:pPr>
        <w:keepNext w:val="0"/>
        <w:keepLines w:val="0"/>
        <w:pageBreakBefore w:val="0"/>
        <w:kinsoku/>
        <w:wordWrap/>
        <w:overflowPunct/>
        <w:topLinePunct w:val="0"/>
        <w:autoSpaceDE/>
        <w:autoSpaceDN/>
        <w:bidi w:val="0"/>
        <w:adjustRightInd w:val="0"/>
        <w:spacing w:line="600" w:lineRule="exact"/>
        <w:ind w:firstLine="640" w:firstLineChars="200"/>
        <w:textAlignment w:val="baseline"/>
        <w:outlineLvl w:val="0"/>
        <w:rPr>
          <w:rFonts w:eastAsia="黑体"/>
          <w:color w:val="auto"/>
          <w:kern w:val="2"/>
          <w:sz w:val="32"/>
          <w:szCs w:val="32"/>
        </w:rPr>
      </w:pPr>
      <w:bookmarkStart w:id="8" w:name="_Toc2040008941"/>
      <w:r>
        <w:rPr>
          <w:rFonts w:hint="eastAsia" w:eastAsia="黑体"/>
          <w:color w:val="auto"/>
          <w:kern w:val="2"/>
          <w:sz w:val="32"/>
          <w:szCs w:val="32"/>
        </w:rPr>
        <w:t>二</w:t>
      </w:r>
      <w:bookmarkEnd w:id="4"/>
      <w:r>
        <w:rPr>
          <w:rFonts w:hint="eastAsia" w:eastAsia="黑体"/>
          <w:color w:val="auto"/>
          <w:kern w:val="2"/>
          <w:sz w:val="32"/>
          <w:szCs w:val="32"/>
        </w:rPr>
        <w:t>、</w:t>
      </w:r>
      <w:r>
        <w:rPr>
          <w:rFonts w:hint="eastAsia" w:eastAsia="黑体"/>
          <w:color w:val="auto"/>
          <w:kern w:val="2"/>
          <w:sz w:val="32"/>
          <w:szCs w:val="32"/>
        </w:rPr>
        <w:tab/>
      </w:r>
      <w:r>
        <w:rPr>
          <w:rFonts w:hint="eastAsia" w:eastAsia="黑体"/>
          <w:color w:val="auto"/>
          <w:kern w:val="2"/>
          <w:sz w:val="32"/>
          <w:szCs w:val="32"/>
        </w:rPr>
        <w:t>建设项目情况及审核依据</w:t>
      </w:r>
      <w:bookmarkEnd w:id="5"/>
      <w:bookmarkEnd w:id="6"/>
      <w:bookmarkEnd w:id="7"/>
      <w:bookmarkEnd w:id="8"/>
    </w:p>
    <w:p w14:paraId="529FEF6F">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hint="eastAsia" w:eastAsia="仿宋_GB2312"/>
          <w:color w:val="auto"/>
          <w:spacing w:val="-3"/>
          <w:sz w:val="32"/>
          <w:szCs w:val="32"/>
        </w:rPr>
      </w:pPr>
      <w:bookmarkStart w:id="9" w:name="_Toc44751351"/>
      <w:bookmarkStart w:id="10" w:name="_Toc1853847032"/>
      <w:bookmarkStart w:id="11" w:name="_Toc42948816"/>
      <w:bookmarkStart w:id="12" w:name="_Toc45828863"/>
      <w:r>
        <w:rPr>
          <w:rFonts w:hint="eastAsia" w:ascii="楷体_GB2312" w:eastAsia="楷体_GB2312"/>
          <w:b/>
          <w:color w:val="auto"/>
          <w:sz w:val="32"/>
          <w:szCs w:val="32"/>
        </w:rPr>
        <w:t>（一）建设项目基本情况</w:t>
      </w:r>
      <w:bookmarkEnd w:id="9"/>
      <w:bookmarkEnd w:id="10"/>
      <w:bookmarkEnd w:id="11"/>
      <w:bookmarkEnd w:id="12"/>
    </w:p>
    <w:p w14:paraId="150895CD">
      <w:pPr>
        <w:keepNext w:val="0"/>
        <w:keepLines w:val="0"/>
        <w:pageBreakBefore w:val="0"/>
        <w:kinsoku/>
        <w:wordWrap/>
        <w:overflowPunct/>
        <w:topLinePunct w:val="0"/>
        <w:autoSpaceDE/>
        <w:autoSpaceDN/>
        <w:bidi w:val="0"/>
        <w:snapToGrid w:val="0"/>
        <w:spacing w:line="600" w:lineRule="exact"/>
        <w:ind w:firstLine="643" w:firstLineChars="200"/>
        <w:jc w:val="both"/>
        <w:outlineLvl w:val="9"/>
        <w:rPr>
          <w:rFonts w:eastAsia="楷体_GB2312"/>
          <w:b/>
          <w:color w:val="auto"/>
          <w:sz w:val="32"/>
          <w:szCs w:val="32"/>
        </w:rPr>
      </w:pPr>
      <w:bookmarkStart w:id="13" w:name="_Toc45828864"/>
      <w:r>
        <w:rPr>
          <w:rFonts w:hint="eastAsia" w:eastAsia="楷体_GB2312"/>
          <w:b/>
          <w:color w:val="auto"/>
          <w:sz w:val="32"/>
          <w:szCs w:val="32"/>
          <w:lang w:val="en-US" w:eastAsia="zh-CN"/>
        </w:rPr>
        <w:t>1.</w:t>
      </w:r>
      <w:r>
        <w:rPr>
          <w:rFonts w:hint="eastAsia" w:eastAsia="楷体_GB2312"/>
          <w:b/>
          <w:color w:val="auto"/>
          <w:sz w:val="32"/>
          <w:szCs w:val="32"/>
        </w:rPr>
        <w:t>项目立项批复情况</w:t>
      </w:r>
      <w:bookmarkEnd w:id="13"/>
    </w:p>
    <w:p w14:paraId="7D0C8B46">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eastAsia="仿宋_GB2312" w:cs="Times New Roman"/>
          <w:color w:val="auto"/>
          <w:spacing w:val="-3"/>
          <w:sz w:val="32"/>
          <w:szCs w:val="32"/>
          <w:lang w:val="en-US" w:eastAsia="zh-CN"/>
        </w:rPr>
      </w:pPr>
      <w:r>
        <w:rPr>
          <w:rFonts w:hint="eastAsia" w:eastAsia="仿宋_GB2312" w:cs="Times New Roman"/>
          <w:color w:val="auto"/>
          <w:spacing w:val="-3"/>
          <w:sz w:val="32"/>
          <w:szCs w:val="32"/>
          <w:lang w:val="en-US" w:eastAsia="zh-CN"/>
        </w:rPr>
        <w:t>①本项目</w:t>
      </w:r>
      <w:r>
        <w:rPr>
          <w:rFonts w:hint="eastAsia" w:ascii="Times New Roman" w:hAnsi="Times New Roman" w:eastAsia="仿宋_GB2312" w:cs="Times New Roman"/>
          <w:color w:val="auto"/>
          <w:spacing w:val="-3"/>
          <w:sz w:val="32"/>
          <w:szCs w:val="32"/>
          <w:lang w:val="en-US" w:eastAsia="zh-CN"/>
        </w:rPr>
        <w:t>于202</w:t>
      </w:r>
      <w:r>
        <w:rPr>
          <w:rFonts w:hint="eastAsia" w:eastAsia="仿宋_GB2312" w:cs="Times New Roman"/>
          <w:color w:val="auto"/>
          <w:spacing w:val="-3"/>
          <w:sz w:val="32"/>
          <w:szCs w:val="32"/>
          <w:lang w:val="en-US" w:eastAsia="zh-CN"/>
        </w:rPr>
        <w:t>2</w:t>
      </w:r>
      <w:r>
        <w:rPr>
          <w:rFonts w:hint="eastAsia" w:ascii="Times New Roman" w:hAnsi="Times New Roman" w:eastAsia="仿宋_GB2312" w:cs="Times New Roman"/>
          <w:color w:val="auto"/>
          <w:spacing w:val="-3"/>
          <w:sz w:val="32"/>
          <w:szCs w:val="32"/>
          <w:lang w:val="en-US" w:eastAsia="zh-CN"/>
        </w:rPr>
        <w:t>年</w:t>
      </w:r>
      <w:r>
        <w:rPr>
          <w:rFonts w:hint="eastAsia" w:eastAsia="仿宋_GB2312" w:cs="Times New Roman"/>
          <w:color w:val="auto"/>
          <w:spacing w:val="-3"/>
          <w:sz w:val="32"/>
          <w:szCs w:val="32"/>
          <w:lang w:val="en-US" w:eastAsia="zh-CN"/>
        </w:rPr>
        <w:t>4</w:t>
      </w:r>
      <w:r>
        <w:rPr>
          <w:rFonts w:hint="eastAsia" w:ascii="Times New Roman" w:hAnsi="Times New Roman" w:eastAsia="仿宋_GB2312" w:cs="Times New Roman"/>
          <w:color w:val="auto"/>
          <w:spacing w:val="-3"/>
          <w:sz w:val="32"/>
          <w:szCs w:val="32"/>
          <w:lang w:val="en-US" w:eastAsia="zh-CN"/>
        </w:rPr>
        <w:t>月</w:t>
      </w:r>
      <w:r>
        <w:rPr>
          <w:rFonts w:hint="eastAsia" w:eastAsia="仿宋_GB2312" w:cs="Times New Roman"/>
          <w:color w:val="auto"/>
          <w:spacing w:val="-3"/>
          <w:sz w:val="32"/>
          <w:szCs w:val="32"/>
          <w:lang w:val="en-US" w:eastAsia="zh-CN"/>
        </w:rPr>
        <w:t>21</w:t>
      </w:r>
      <w:r>
        <w:rPr>
          <w:rFonts w:hint="eastAsia" w:ascii="Times New Roman" w:hAnsi="Times New Roman" w:eastAsia="仿宋_GB2312" w:cs="Times New Roman"/>
          <w:color w:val="auto"/>
          <w:spacing w:val="-3"/>
          <w:sz w:val="32"/>
          <w:szCs w:val="32"/>
          <w:lang w:val="en-US" w:eastAsia="zh-CN"/>
        </w:rPr>
        <w:t>日</w:t>
      </w:r>
      <w:r>
        <w:rPr>
          <w:rFonts w:hint="eastAsia" w:eastAsia="仿宋_GB2312" w:cs="Times New Roman"/>
          <w:color w:val="auto"/>
          <w:spacing w:val="-3"/>
          <w:sz w:val="32"/>
          <w:szCs w:val="32"/>
          <w:lang w:val="en-US" w:eastAsia="zh-CN"/>
        </w:rPr>
        <w:t>阿坝州发展和改革局出具《关于马尔康城市环境质量提升（房屋建筑）工程（州级）项目可行性研究报告的批复》（阿州发改行审〔2022〕24号）文件批复实施，批复如下：</w:t>
      </w:r>
    </w:p>
    <w:p w14:paraId="3E22818C">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eastAsia="仿宋_GB2312" w:cs="Times New Roman"/>
          <w:color w:val="auto"/>
          <w:spacing w:val="-3"/>
          <w:sz w:val="32"/>
          <w:szCs w:val="32"/>
          <w:lang w:val="en-US" w:eastAsia="zh-CN"/>
        </w:rPr>
      </w:pPr>
      <w:r>
        <w:rPr>
          <w:rFonts w:hint="eastAsia" w:eastAsia="仿宋_GB2312" w:cs="Times New Roman"/>
          <w:color w:val="auto"/>
          <w:spacing w:val="-3"/>
          <w:sz w:val="32"/>
          <w:szCs w:val="32"/>
          <w:lang w:val="en-US" w:eastAsia="zh-CN"/>
        </w:rPr>
        <w:t>项目名称：</w:t>
      </w:r>
      <w:r>
        <w:rPr>
          <w:rFonts w:hint="eastAsia" w:eastAsia="仿宋_GB2312"/>
          <w:color w:val="auto"/>
          <w:spacing w:val="-3"/>
          <w:sz w:val="32"/>
          <w:szCs w:val="32"/>
          <w:lang w:eastAsia="zh-CN"/>
        </w:rPr>
        <w:t>马尔康城市环境质量提升（房屋建筑）工程（州级）项目</w:t>
      </w:r>
      <w:r>
        <w:rPr>
          <w:rFonts w:hint="eastAsia" w:eastAsia="仿宋_GB2312" w:cs="Times New Roman"/>
          <w:color w:val="auto"/>
          <w:spacing w:val="-3"/>
          <w:sz w:val="32"/>
          <w:szCs w:val="32"/>
          <w:lang w:val="en-US" w:eastAsia="zh-CN"/>
        </w:rPr>
        <w:t>。</w:t>
      </w:r>
    </w:p>
    <w:p w14:paraId="5C0BDE49">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default" w:eastAsia="仿宋_GB2312" w:cs="Times New Roman"/>
          <w:color w:val="auto"/>
          <w:spacing w:val="-3"/>
          <w:sz w:val="32"/>
          <w:szCs w:val="32"/>
          <w:lang w:val="en-US" w:eastAsia="zh-CN"/>
        </w:rPr>
      </w:pPr>
      <w:r>
        <w:rPr>
          <w:rFonts w:hint="eastAsia" w:eastAsia="仿宋_GB2312" w:cs="Times New Roman"/>
          <w:color w:val="auto"/>
          <w:spacing w:val="-3"/>
          <w:sz w:val="32"/>
          <w:szCs w:val="32"/>
          <w:lang w:val="en-US" w:eastAsia="zh-CN"/>
        </w:rPr>
        <w:t>建设性质：新建。</w:t>
      </w:r>
    </w:p>
    <w:p w14:paraId="5C1FCD9A">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default" w:ascii="Times New Roman" w:hAnsi="Times New Roman" w:eastAsia="仿宋_GB2312" w:cs="Times New Roman"/>
          <w:color w:val="auto"/>
          <w:spacing w:val="-3"/>
          <w:sz w:val="32"/>
          <w:szCs w:val="32"/>
          <w:lang w:val="en-US" w:eastAsia="zh-CN"/>
        </w:rPr>
      </w:pPr>
      <w:r>
        <w:rPr>
          <w:rFonts w:hint="eastAsia" w:eastAsia="仿宋_GB2312"/>
          <w:color w:val="auto"/>
          <w:spacing w:val="-3"/>
          <w:sz w:val="32"/>
          <w:szCs w:val="32"/>
          <w:lang w:val="en-US" w:eastAsia="zh-CN"/>
        </w:rPr>
        <w:t>建设内容：对州老干中心至街心广场段（涉及达萨街一段、滨河路、达尔玛街、团结街、美谷街一段、美谷街二段等6条街道）临街约515.30亩区域。提升整治建筑立面107栋，总改造面积153071.28平方米；提升改造围墙围栏约1885.89米；打造重要节点景观，建筑面积约9792.87平方米。</w:t>
      </w:r>
    </w:p>
    <w:p w14:paraId="2A8CBD9E">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ascii="Times New Roman" w:hAnsi="Times New Roman" w:eastAsia="仿宋_GB2312" w:cs="Times New Roman"/>
          <w:color w:val="auto"/>
          <w:spacing w:val="-3"/>
          <w:sz w:val="32"/>
          <w:szCs w:val="32"/>
          <w:lang w:val="en-US" w:eastAsia="zh-CN"/>
        </w:rPr>
      </w:pPr>
      <w:r>
        <w:rPr>
          <w:rFonts w:hint="eastAsia" w:ascii="Times New Roman" w:hAnsi="Times New Roman" w:eastAsia="仿宋_GB2312" w:cs="Times New Roman"/>
          <w:color w:val="auto"/>
          <w:spacing w:val="-3"/>
          <w:sz w:val="32"/>
          <w:szCs w:val="32"/>
          <w:lang w:val="en-US" w:eastAsia="zh-CN"/>
        </w:rPr>
        <w:t>项目地点</w:t>
      </w:r>
      <w:r>
        <w:rPr>
          <w:rFonts w:hint="eastAsia" w:eastAsia="仿宋_GB2312" w:cs="Times New Roman"/>
          <w:color w:val="auto"/>
          <w:spacing w:val="-3"/>
          <w:sz w:val="32"/>
          <w:szCs w:val="32"/>
          <w:lang w:val="en-US" w:eastAsia="zh-CN"/>
        </w:rPr>
        <w:t>：马尔康市</w:t>
      </w:r>
      <w:r>
        <w:rPr>
          <w:rFonts w:hint="eastAsia" w:ascii="Times New Roman" w:hAnsi="Times New Roman" w:eastAsia="仿宋_GB2312" w:cs="Times New Roman"/>
          <w:color w:val="auto"/>
          <w:spacing w:val="-3"/>
          <w:sz w:val="32"/>
          <w:szCs w:val="32"/>
          <w:lang w:val="en-US" w:eastAsia="zh-CN"/>
        </w:rPr>
        <w:t>。</w:t>
      </w:r>
    </w:p>
    <w:p w14:paraId="06D120EF">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ascii="Times New Roman" w:hAnsi="Times New Roman" w:eastAsia="仿宋_GB2312" w:cs="Times New Roman"/>
          <w:color w:val="auto"/>
          <w:spacing w:val="-3"/>
          <w:sz w:val="32"/>
          <w:szCs w:val="32"/>
          <w:lang w:val="en-US" w:eastAsia="zh-CN"/>
        </w:rPr>
      </w:pPr>
      <w:r>
        <w:rPr>
          <w:rFonts w:hint="eastAsia" w:ascii="Times New Roman" w:hAnsi="Times New Roman" w:eastAsia="仿宋_GB2312" w:cs="Times New Roman"/>
          <w:color w:val="auto"/>
          <w:spacing w:val="-3"/>
          <w:sz w:val="32"/>
          <w:szCs w:val="32"/>
          <w:lang w:val="en-US" w:eastAsia="zh-CN"/>
        </w:rPr>
        <w:t>总投资及资金</w:t>
      </w:r>
      <w:r>
        <w:rPr>
          <w:rFonts w:hint="eastAsia" w:eastAsia="仿宋_GB2312" w:cs="Times New Roman"/>
          <w:color w:val="auto"/>
          <w:spacing w:val="-3"/>
          <w:sz w:val="32"/>
          <w:szCs w:val="32"/>
          <w:lang w:val="en-US" w:eastAsia="zh-CN"/>
        </w:rPr>
        <w:t>来源：</w:t>
      </w:r>
      <w:r>
        <w:rPr>
          <w:rFonts w:hint="eastAsia" w:eastAsia="仿宋_GB2312"/>
          <w:color w:val="auto"/>
          <w:spacing w:val="-3"/>
          <w:sz w:val="32"/>
          <w:szCs w:val="32"/>
          <w:lang w:val="en-US" w:eastAsia="zh-CN"/>
        </w:rPr>
        <w:t>项目总投资为120,000,000.00元，资金来源为州本级财政资金</w:t>
      </w:r>
      <w:r>
        <w:rPr>
          <w:rFonts w:hint="eastAsia" w:eastAsia="仿宋_GB2312" w:cs="Times New Roman"/>
          <w:color w:val="auto"/>
          <w:spacing w:val="-3"/>
          <w:sz w:val="32"/>
          <w:szCs w:val="32"/>
          <w:lang w:val="en-US" w:eastAsia="zh-CN"/>
        </w:rPr>
        <w:t>。</w:t>
      </w:r>
    </w:p>
    <w:p w14:paraId="6A684896">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ascii="Times New Roman" w:hAnsi="Times New Roman" w:eastAsia="仿宋_GB2312" w:cs="Times New Roman"/>
          <w:color w:val="auto"/>
          <w:spacing w:val="-3"/>
          <w:sz w:val="32"/>
          <w:szCs w:val="32"/>
          <w:lang w:val="en-US" w:eastAsia="zh-CN"/>
        </w:rPr>
      </w:pPr>
      <w:r>
        <w:rPr>
          <w:rFonts w:hint="eastAsia" w:ascii="Times New Roman" w:hAnsi="Times New Roman" w:eastAsia="仿宋_GB2312" w:cs="Times New Roman"/>
          <w:color w:val="auto"/>
          <w:spacing w:val="-3"/>
          <w:sz w:val="32"/>
          <w:szCs w:val="32"/>
          <w:lang w:val="en-US" w:eastAsia="zh-CN"/>
        </w:rPr>
        <w:t>建设工期</w:t>
      </w:r>
      <w:r>
        <w:rPr>
          <w:rFonts w:hint="eastAsia" w:eastAsia="仿宋_GB2312" w:cs="Times New Roman"/>
          <w:color w:val="auto"/>
          <w:spacing w:val="-3"/>
          <w:sz w:val="32"/>
          <w:szCs w:val="32"/>
          <w:lang w:val="en-US" w:eastAsia="zh-CN"/>
        </w:rPr>
        <w:t>：13个月（不含前期工作）</w:t>
      </w:r>
      <w:r>
        <w:rPr>
          <w:rFonts w:hint="eastAsia" w:ascii="Times New Roman" w:hAnsi="Times New Roman" w:eastAsia="仿宋_GB2312" w:cs="Times New Roman"/>
          <w:color w:val="auto"/>
          <w:spacing w:val="-3"/>
          <w:sz w:val="32"/>
          <w:szCs w:val="32"/>
          <w:lang w:val="en-US" w:eastAsia="zh-CN"/>
        </w:rPr>
        <w:t>。</w:t>
      </w:r>
    </w:p>
    <w:p w14:paraId="7EBCF617">
      <w:pPr>
        <w:adjustRightInd w:val="0"/>
        <w:spacing w:line="600" w:lineRule="exact"/>
        <w:ind w:firstLine="628"/>
        <w:jc w:val="both"/>
        <w:textAlignment w:val="baseline"/>
        <w:outlineLvl w:val="9"/>
        <w:rPr>
          <w:rFonts w:hint="eastAsia" w:eastAsia="仿宋_GB2312"/>
          <w:color w:val="auto"/>
          <w:spacing w:val="-3"/>
          <w:sz w:val="32"/>
          <w:szCs w:val="32"/>
          <w:lang w:val="en-US" w:eastAsia="zh-CN"/>
        </w:rPr>
      </w:pPr>
      <w:r>
        <w:rPr>
          <w:rFonts w:hint="eastAsia" w:eastAsia="仿宋_GB2312"/>
          <w:color w:val="auto"/>
          <w:spacing w:val="-3"/>
          <w:sz w:val="32"/>
          <w:szCs w:val="32"/>
          <w:lang w:val="en-US" w:eastAsia="zh-CN"/>
        </w:rPr>
        <w:t>②2023年8月24日由阿坝州发展和改革局出具《关于调整马尔康城市环境质量提升（房屋建筑）工程（州级）项目建设内容的批复》（阿州发改行审〔2023〕37号）文件批复实施，批复如下：</w:t>
      </w:r>
    </w:p>
    <w:p w14:paraId="51110E54">
      <w:pPr>
        <w:adjustRightInd w:val="0"/>
        <w:spacing w:line="600" w:lineRule="exact"/>
        <w:ind w:firstLine="628"/>
        <w:jc w:val="both"/>
        <w:textAlignment w:val="baseline"/>
        <w:outlineLvl w:val="9"/>
        <w:rPr>
          <w:rFonts w:hint="default" w:eastAsia="仿宋_GB2312"/>
          <w:color w:val="auto"/>
          <w:spacing w:val="-3"/>
          <w:sz w:val="32"/>
          <w:szCs w:val="32"/>
          <w:lang w:val="en-US" w:eastAsia="zh-CN"/>
        </w:rPr>
      </w:pPr>
      <w:r>
        <w:rPr>
          <w:rFonts w:hint="eastAsia" w:eastAsia="仿宋_GB2312"/>
          <w:color w:val="auto"/>
          <w:spacing w:val="-3"/>
          <w:sz w:val="32"/>
          <w:szCs w:val="32"/>
          <w:lang w:val="en-US" w:eastAsia="zh-CN"/>
        </w:rPr>
        <w:t>建设内容调整为对州老干中心至街心广场段（含马尔康镇片区），沿梭磨河两岸6530米，覆盖面积640.51亩。提升整治建筑立面1133栋，总改造面积141054.05平方米；其中核心整治14300.86平方米，重点整治89047.36平方米，普通整治37705.83平方米；围墙围挡专项提升改造长度351.34米及配套人行道铺装651.05平方米；重点节点景观打造，建设面积9792.87平方米及挡墙工程60.14米；拆除影响工程施工的建筑物、构筑物等。</w:t>
      </w:r>
    </w:p>
    <w:p w14:paraId="02EF7435">
      <w:pPr>
        <w:keepNext w:val="0"/>
        <w:keepLines w:val="0"/>
        <w:pageBreakBefore w:val="0"/>
        <w:kinsoku/>
        <w:wordWrap/>
        <w:overflowPunct/>
        <w:topLinePunct w:val="0"/>
        <w:autoSpaceDE/>
        <w:autoSpaceDN/>
        <w:bidi w:val="0"/>
        <w:adjustRightInd w:val="0"/>
        <w:spacing w:line="600" w:lineRule="exact"/>
        <w:ind w:firstLine="640" w:firstLineChars="200"/>
        <w:textAlignment w:val="baseline"/>
        <w:outlineLvl w:val="9"/>
        <w:rPr>
          <w:rFonts w:ascii="黑体" w:hAnsi="黑体" w:eastAsia="黑体"/>
          <w:color w:val="auto"/>
          <w:sz w:val="32"/>
          <w:szCs w:val="32"/>
        </w:rPr>
      </w:pPr>
      <w:bookmarkStart w:id="14" w:name="_Toc45828865"/>
      <w:r>
        <w:rPr>
          <w:rFonts w:hint="eastAsia" w:ascii="黑体" w:hAnsi="黑体" w:eastAsia="黑体"/>
          <w:color w:val="auto"/>
          <w:sz w:val="32"/>
          <w:szCs w:val="32"/>
          <w:lang w:val="en-US" w:eastAsia="zh-CN"/>
        </w:rPr>
        <w:t>2.</w:t>
      </w:r>
      <w:r>
        <w:rPr>
          <w:rFonts w:hint="eastAsia" w:ascii="黑体" w:hAnsi="黑体" w:eastAsia="黑体"/>
          <w:color w:val="auto"/>
          <w:sz w:val="32"/>
          <w:szCs w:val="32"/>
        </w:rPr>
        <w:t>工程量清单和预算价</w:t>
      </w:r>
      <w:r>
        <w:rPr>
          <w:rFonts w:hint="eastAsia" w:ascii="黑体" w:hAnsi="黑体" w:eastAsia="黑体"/>
          <w:color w:val="auto"/>
          <w:sz w:val="32"/>
          <w:szCs w:val="32"/>
          <w:lang w:eastAsia="zh-CN"/>
        </w:rPr>
        <w:t>审核</w:t>
      </w:r>
      <w:r>
        <w:rPr>
          <w:rFonts w:hint="eastAsia" w:ascii="黑体" w:hAnsi="黑体" w:eastAsia="黑体"/>
          <w:color w:val="auto"/>
          <w:sz w:val="32"/>
          <w:szCs w:val="32"/>
        </w:rPr>
        <w:t>情况</w:t>
      </w:r>
      <w:bookmarkEnd w:id="14"/>
    </w:p>
    <w:p w14:paraId="7AC6E559">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outlineLvl w:val="9"/>
        <w:rPr>
          <w:rFonts w:hint="eastAsia" w:eastAsia="仿宋_GB2312" w:cs="Times New Roman"/>
          <w:color w:val="auto"/>
          <w:spacing w:val="-3"/>
          <w:sz w:val="32"/>
          <w:szCs w:val="32"/>
          <w:highlight w:val="none"/>
          <w:lang w:val="en-US" w:eastAsia="zh-CN"/>
        </w:rPr>
      </w:pPr>
      <w:bookmarkStart w:id="15" w:name="_Toc45828866"/>
      <w:r>
        <w:rPr>
          <w:rFonts w:hint="eastAsia" w:eastAsia="仿宋_GB2312" w:cs="Times New Roman"/>
          <w:color w:val="auto"/>
          <w:spacing w:val="-3"/>
          <w:sz w:val="32"/>
          <w:szCs w:val="32"/>
          <w:highlight w:val="none"/>
          <w:lang w:val="en-US" w:eastAsia="zh-CN"/>
        </w:rPr>
        <w:t>2022年7月20日由阿坝州财政投资评审中心出具《关于马尔康城市环境质量提升（房屋建筑）工程（州级）项目招标控制价评审批复》（阿财投评审〔2022〕87号）评审情况：送审招标控制价为109,759,547.82元，评审后的招标控制价97,347,978.38元（其中专业暂估价为1,940,000.00元，暂列金7,736,253.95元），评审审减金额12,411,569.44元，评审审减率为11.31%。</w:t>
      </w:r>
    </w:p>
    <w:p w14:paraId="2AD0CCC3">
      <w:pPr>
        <w:keepNext w:val="0"/>
        <w:keepLines w:val="0"/>
        <w:pageBreakBefore w:val="0"/>
        <w:kinsoku/>
        <w:wordWrap/>
        <w:overflowPunct/>
        <w:topLinePunct w:val="0"/>
        <w:autoSpaceDE/>
        <w:autoSpaceDN/>
        <w:bidi w:val="0"/>
        <w:adjustRightInd w:val="0"/>
        <w:spacing w:line="600" w:lineRule="exact"/>
        <w:ind w:firstLine="640" w:firstLineChars="200"/>
        <w:textAlignment w:val="baseline"/>
        <w:outlineLvl w:val="9"/>
        <w:rPr>
          <w:rFonts w:ascii="黑体" w:hAnsi="黑体" w:eastAsia="黑体"/>
          <w:color w:val="auto"/>
          <w:sz w:val="32"/>
          <w:szCs w:val="32"/>
        </w:rPr>
      </w:pPr>
      <w:r>
        <w:rPr>
          <w:rFonts w:hint="eastAsia" w:ascii="黑体" w:hAnsi="黑体" w:eastAsia="黑体"/>
          <w:color w:val="auto"/>
          <w:sz w:val="32"/>
          <w:szCs w:val="32"/>
          <w:lang w:val="en-US" w:eastAsia="zh-CN"/>
        </w:rPr>
        <w:t>3.</w:t>
      </w:r>
      <w:r>
        <w:rPr>
          <w:rFonts w:hint="eastAsia" w:ascii="黑体" w:hAnsi="黑体" w:eastAsia="黑体"/>
          <w:color w:val="auto"/>
          <w:sz w:val="32"/>
          <w:szCs w:val="32"/>
        </w:rPr>
        <w:t>项目建设主要的参建单位</w:t>
      </w:r>
      <w:bookmarkEnd w:id="15"/>
    </w:p>
    <w:p w14:paraId="59CE3D2A">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b w:val="0"/>
          <w:bCs w:val="0"/>
          <w:color w:val="auto"/>
          <w:spacing w:val="-3"/>
          <w:sz w:val="32"/>
          <w:szCs w:val="32"/>
          <w:lang w:val="en-US" w:eastAsia="zh-CN"/>
        </w:rPr>
      </w:pPr>
      <w:bookmarkStart w:id="16" w:name="_Toc45828867"/>
      <w:r>
        <w:rPr>
          <w:rFonts w:hint="eastAsia" w:eastAsia="仿宋_GB2312"/>
          <w:b w:val="0"/>
          <w:bCs w:val="0"/>
          <w:color w:val="auto"/>
          <w:spacing w:val="-3"/>
          <w:sz w:val="32"/>
          <w:szCs w:val="32"/>
          <w:lang w:val="en-US" w:eastAsia="zh-CN"/>
        </w:rPr>
        <w:t>施工单位：四川省建筑机械化工程有限公司；</w:t>
      </w:r>
    </w:p>
    <w:p w14:paraId="625FEBF1">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设计单位：四川省建筑设计研究院有限公司；</w:t>
      </w:r>
    </w:p>
    <w:p w14:paraId="30767C10">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监理单位：四川明清工程咨询有限公司；</w:t>
      </w:r>
    </w:p>
    <w:p w14:paraId="68C2BDE6">
      <w:pPr>
        <w:adjustRightInd w:val="0"/>
        <w:spacing w:line="600" w:lineRule="exact"/>
        <w:ind w:firstLine="628"/>
        <w:textAlignment w:val="baseline"/>
        <w:rPr>
          <w:rFonts w:hint="eastAsia"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施工图审查单位：四川矩阵工程技术咨询有限公司；</w:t>
      </w:r>
    </w:p>
    <w:p w14:paraId="1397FABD">
      <w:pPr>
        <w:adjustRightInd w:val="0"/>
        <w:spacing w:line="600" w:lineRule="exact"/>
        <w:ind w:firstLine="628"/>
        <w:textAlignment w:val="baseline"/>
        <w:rPr>
          <w:rFonts w:hint="default"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全过程造价咨询单位：中正天达建设集团有限公司；</w:t>
      </w:r>
    </w:p>
    <w:p w14:paraId="2F19985D">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工程结算审核单位：泰宇建筑工程技术咨询有限公司；</w:t>
      </w:r>
    </w:p>
    <w:p w14:paraId="17A5C301">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default"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招标代理单位：合江达源建设工程有限公司；</w:t>
      </w:r>
    </w:p>
    <w:p w14:paraId="25E8D885">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default" w:eastAsia="仿宋_GB2312"/>
          <w:b w:val="0"/>
          <w:bCs w:val="0"/>
          <w:color w:val="auto"/>
          <w:spacing w:val="-3"/>
          <w:sz w:val="32"/>
          <w:szCs w:val="32"/>
          <w:highlight w:val="none"/>
          <w:lang w:val="en-US" w:eastAsia="zh-CN"/>
        </w:rPr>
      </w:pPr>
      <w:r>
        <w:rPr>
          <w:rFonts w:hint="eastAsia" w:eastAsia="仿宋_GB2312"/>
          <w:b w:val="0"/>
          <w:bCs w:val="0"/>
          <w:color w:val="auto"/>
          <w:spacing w:val="-3"/>
          <w:sz w:val="32"/>
          <w:szCs w:val="32"/>
          <w:highlight w:val="none"/>
          <w:lang w:val="en-US" w:eastAsia="zh-CN"/>
        </w:rPr>
        <w:t>财务竣工决算审核单位：四川融策会计师事务所有限公司。</w:t>
      </w:r>
    </w:p>
    <w:p w14:paraId="2DDE0700">
      <w:pPr>
        <w:keepNext w:val="0"/>
        <w:keepLines w:val="0"/>
        <w:pageBreakBefore w:val="0"/>
        <w:kinsoku/>
        <w:wordWrap/>
        <w:overflowPunct/>
        <w:topLinePunct w:val="0"/>
        <w:autoSpaceDE/>
        <w:autoSpaceDN/>
        <w:bidi w:val="0"/>
        <w:adjustRightInd w:val="0"/>
        <w:spacing w:line="600" w:lineRule="exact"/>
        <w:ind w:firstLine="640" w:firstLineChars="200"/>
        <w:textAlignment w:val="baseline"/>
        <w:outlineLvl w:val="9"/>
        <w:rPr>
          <w:rFonts w:ascii="黑体" w:hAnsi="黑体" w:eastAsia="黑体"/>
          <w:color w:val="auto"/>
          <w:sz w:val="32"/>
          <w:szCs w:val="32"/>
        </w:rPr>
      </w:pPr>
      <w:r>
        <w:rPr>
          <w:rFonts w:hint="eastAsia" w:ascii="黑体" w:hAnsi="黑体" w:eastAsia="黑体"/>
          <w:color w:val="auto"/>
          <w:sz w:val="32"/>
          <w:szCs w:val="32"/>
          <w:lang w:val="en-US" w:eastAsia="zh-CN"/>
        </w:rPr>
        <w:t>4.</w:t>
      </w:r>
      <w:r>
        <w:rPr>
          <w:rFonts w:hint="eastAsia" w:ascii="黑体" w:hAnsi="黑体" w:eastAsia="黑体"/>
          <w:color w:val="auto"/>
          <w:sz w:val="32"/>
          <w:szCs w:val="32"/>
        </w:rPr>
        <w:t>项目建设工期</w:t>
      </w:r>
      <w:bookmarkEnd w:id="16"/>
    </w:p>
    <w:p w14:paraId="736037BD">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ascii="仿宋" w:hAnsi="仿宋" w:eastAsia="仿宋" w:cs="仿宋"/>
          <w:color w:val="auto"/>
          <w:spacing w:val="-3"/>
          <w:sz w:val="28"/>
          <w:szCs w:val="28"/>
          <w:highlight w:val="none"/>
        </w:rPr>
      </w:pPr>
      <w:bookmarkStart w:id="17" w:name="_Toc45828868"/>
      <w:r>
        <w:rPr>
          <w:rFonts w:hint="eastAsia" w:eastAsia="仿宋_GB2312"/>
          <w:color w:val="auto"/>
          <w:spacing w:val="-3"/>
          <w:sz w:val="32"/>
          <w:szCs w:val="32"/>
          <w:highlight w:val="none"/>
          <w:lang w:val="en-US" w:eastAsia="zh-CN"/>
        </w:rPr>
        <w:t>本项目开工令载明开工日期为2022年9月22日，由马尔康市自然资源局核发的《建设工程规划许可证》发证日期为2022年11月17日。</w:t>
      </w:r>
      <w:r>
        <w:rPr>
          <w:rFonts w:hint="eastAsia" w:eastAsia="仿宋_GB2312" w:cs="Times New Roman"/>
          <w:color w:val="auto"/>
          <w:spacing w:val="-3"/>
          <w:sz w:val="32"/>
          <w:szCs w:val="32"/>
          <w:highlight w:val="none"/>
          <w:lang w:val="en-US" w:eastAsia="zh-CN"/>
        </w:rPr>
        <w:t>计划</w:t>
      </w:r>
      <w:r>
        <w:rPr>
          <w:rFonts w:hint="eastAsia" w:ascii="Times New Roman" w:hAnsi="Times New Roman" w:eastAsia="仿宋_GB2312" w:cs="Times New Roman"/>
          <w:color w:val="auto"/>
          <w:spacing w:val="-3"/>
          <w:sz w:val="32"/>
          <w:szCs w:val="32"/>
          <w:highlight w:val="none"/>
          <w:lang w:val="en-US" w:eastAsia="zh-CN"/>
        </w:rPr>
        <w:t>开工时间为</w:t>
      </w:r>
      <w:r>
        <w:rPr>
          <w:rFonts w:hint="eastAsia" w:eastAsia="仿宋_GB2312" w:cs="Times New Roman"/>
          <w:color w:val="auto"/>
          <w:spacing w:val="-3"/>
          <w:sz w:val="32"/>
          <w:szCs w:val="32"/>
          <w:highlight w:val="none"/>
          <w:lang w:val="en-US" w:eastAsia="zh-CN"/>
        </w:rPr>
        <w:t>2022</w:t>
      </w:r>
      <w:r>
        <w:rPr>
          <w:rFonts w:hint="eastAsia" w:ascii="Times New Roman" w:hAnsi="Times New Roman" w:eastAsia="仿宋_GB2312" w:cs="Times New Roman"/>
          <w:color w:val="auto"/>
          <w:spacing w:val="-3"/>
          <w:sz w:val="32"/>
          <w:szCs w:val="32"/>
          <w:highlight w:val="none"/>
          <w:lang w:val="en-US" w:eastAsia="zh-CN"/>
        </w:rPr>
        <w:t>年</w:t>
      </w:r>
      <w:r>
        <w:rPr>
          <w:rFonts w:hint="eastAsia" w:eastAsia="仿宋_GB2312" w:cs="Times New Roman"/>
          <w:color w:val="auto"/>
          <w:spacing w:val="-3"/>
          <w:sz w:val="32"/>
          <w:szCs w:val="32"/>
          <w:highlight w:val="none"/>
          <w:lang w:val="en-US" w:eastAsia="zh-CN"/>
        </w:rPr>
        <w:t>8</w:t>
      </w:r>
      <w:r>
        <w:rPr>
          <w:rFonts w:hint="eastAsia" w:ascii="Times New Roman" w:hAnsi="Times New Roman" w:eastAsia="仿宋_GB2312" w:cs="Times New Roman"/>
          <w:color w:val="auto"/>
          <w:spacing w:val="-3"/>
          <w:sz w:val="32"/>
          <w:szCs w:val="32"/>
          <w:highlight w:val="none"/>
          <w:lang w:val="en-US" w:eastAsia="zh-CN"/>
        </w:rPr>
        <w:t>月</w:t>
      </w:r>
      <w:r>
        <w:rPr>
          <w:rFonts w:hint="eastAsia" w:eastAsia="仿宋_GB2312" w:cs="Times New Roman"/>
          <w:color w:val="auto"/>
          <w:spacing w:val="-3"/>
          <w:sz w:val="32"/>
          <w:szCs w:val="32"/>
          <w:highlight w:val="none"/>
          <w:lang w:val="en-US" w:eastAsia="zh-CN"/>
        </w:rPr>
        <w:t>29</w:t>
      </w:r>
      <w:r>
        <w:rPr>
          <w:rFonts w:hint="eastAsia" w:ascii="Times New Roman" w:hAnsi="Times New Roman" w:eastAsia="仿宋_GB2312" w:cs="Times New Roman"/>
          <w:color w:val="auto"/>
          <w:spacing w:val="-3"/>
          <w:sz w:val="32"/>
          <w:szCs w:val="32"/>
          <w:highlight w:val="none"/>
          <w:lang w:val="en-US" w:eastAsia="zh-CN"/>
        </w:rPr>
        <w:t>日</w:t>
      </w:r>
      <w:r>
        <w:rPr>
          <w:rFonts w:hint="eastAsia" w:eastAsia="仿宋_GB2312" w:cs="Times New Roman"/>
          <w:color w:val="auto"/>
          <w:spacing w:val="-3"/>
          <w:sz w:val="32"/>
          <w:szCs w:val="32"/>
          <w:highlight w:val="none"/>
          <w:lang w:val="en-US" w:eastAsia="zh-CN"/>
        </w:rPr>
        <w:t>至2023年6月30日竣工，</w:t>
      </w:r>
      <w:r>
        <w:rPr>
          <w:rFonts w:hint="eastAsia" w:ascii="Times New Roman" w:hAnsi="Times New Roman" w:eastAsia="仿宋_GB2312" w:cs="Times New Roman"/>
          <w:color w:val="auto"/>
          <w:spacing w:val="-3"/>
          <w:sz w:val="32"/>
          <w:szCs w:val="32"/>
          <w:highlight w:val="none"/>
        </w:rPr>
        <w:t>计划</w:t>
      </w:r>
      <w:r>
        <w:rPr>
          <w:rFonts w:hint="eastAsia" w:ascii="Times New Roman" w:hAnsi="Times New Roman" w:eastAsia="仿宋_GB2312" w:cs="Times New Roman"/>
          <w:color w:val="auto"/>
          <w:spacing w:val="-3"/>
          <w:sz w:val="32"/>
          <w:szCs w:val="32"/>
          <w:highlight w:val="none"/>
          <w:lang w:val="en-US" w:eastAsia="zh-CN"/>
        </w:rPr>
        <w:t>工期为</w:t>
      </w:r>
      <w:r>
        <w:rPr>
          <w:rFonts w:hint="eastAsia" w:eastAsia="仿宋_GB2312" w:cs="Times New Roman"/>
          <w:color w:val="auto"/>
          <w:spacing w:val="-3"/>
          <w:sz w:val="32"/>
          <w:szCs w:val="32"/>
          <w:highlight w:val="none"/>
          <w:lang w:val="en-US" w:eastAsia="zh-CN"/>
        </w:rPr>
        <w:t>305</w:t>
      </w:r>
      <w:r>
        <w:rPr>
          <w:rFonts w:hint="eastAsia" w:ascii="Times New Roman" w:hAnsi="Times New Roman" w:eastAsia="仿宋_GB2312" w:cs="Times New Roman"/>
          <w:color w:val="auto"/>
          <w:spacing w:val="-3"/>
          <w:sz w:val="32"/>
          <w:szCs w:val="32"/>
          <w:highlight w:val="none"/>
          <w:lang w:val="en-US" w:eastAsia="zh-CN"/>
        </w:rPr>
        <w:t>天</w:t>
      </w:r>
      <w:r>
        <w:rPr>
          <w:rFonts w:hint="eastAsia" w:eastAsia="仿宋_GB2312" w:cs="Times New Roman"/>
          <w:color w:val="auto"/>
          <w:spacing w:val="-3"/>
          <w:sz w:val="32"/>
          <w:szCs w:val="32"/>
          <w:highlight w:val="none"/>
          <w:lang w:val="en-US" w:eastAsia="zh-CN"/>
        </w:rPr>
        <w:t>。实际</w:t>
      </w:r>
      <w:r>
        <w:rPr>
          <w:rFonts w:hint="eastAsia" w:ascii="Times New Roman" w:hAnsi="Times New Roman" w:eastAsia="仿宋_GB2312" w:cs="Times New Roman"/>
          <w:color w:val="auto"/>
          <w:spacing w:val="-3"/>
          <w:sz w:val="32"/>
          <w:szCs w:val="32"/>
          <w:highlight w:val="none"/>
          <w:lang w:val="en-US" w:eastAsia="zh-CN"/>
        </w:rPr>
        <w:t>开工时间为</w:t>
      </w:r>
      <w:r>
        <w:rPr>
          <w:rFonts w:hint="eastAsia" w:eastAsia="仿宋_GB2312" w:cs="Times New Roman"/>
          <w:color w:val="auto"/>
          <w:spacing w:val="-3"/>
          <w:sz w:val="32"/>
          <w:szCs w:val="32"/>
          <w:highlight w:val="none"/>
          <w:lang w:val="en-US" w:eastAsia="zh-CN"/>
        </w:rPr>
        <w:t>2022</w:t>
      </w:r>
      <w:r>
        <w:rPr>
          <w:rFonts w:hint="eastAsia" w:ascii="Times New Roman" w:hAnsi="Times New Roman" w:eastAsia="仿宋_GB2312" w:cs="Times New Roman"/>
          <w:color w:val="auto"/>
          <w:spacing w:val="-3"/>
          <w:sz w:val="32"/>
          <w:szCs w:val="32"/>
          <w:highlight w:val="none"/>
          <w:lang w:val="en-US" w:eastAsia="zh-CN"/>
        </w:rPr>
        <w:t>年</w:t>
      </w:r>
      <w:r>
        <w:rPr>
          <w:rFonts w:hint="eastAsia" w:eastAsia="仿宋_GB2312" w:cs="Times New Roman"/>
          <w:color w:val="auto"/>
          <w:spacing w:val="-3"/>
          <w:sz w:val="32"/>
          <w:szCs w:val="32"/>
          <w:highlight w:val="none"/>
          <w:lang w:val="en-US" w:eastAsia="zh-CN"/>
        </w:rPr>
        <w:t>9</w:t>
      </w:r>
      <w:r>
        <w:rPr>
          <w:rFonts w:hint="eastAsia" w:ascii="Times New Roman" w:hAnsi="Times New Roman" w:eastAsia="仿宋_GB2312" w:cs="Times New Roman"/>
          <w:color w:val="auto"/>
          <w:spacing w:val="-3"/>
          <w:sz w:val="32"/>
          <w:szCs w:val="32"/>
          <w:highlight w:val="none"/>
          <w:lang w:val="en-US" w:eastAsia="zh-CN"/>
        </w:rPr>
        <w:t>月</w:t>
      </w:r>
      <w:r>
        <w:rPr>
          <w:rFonts w:hint="eastAsia" w:eastAsia="仿宋_GB2312" w:cs="Times New Roman"/>
          <w:color w:val="auto"/>
          <w:spacing w:val="-3"/>
          <w:sz w:val="32"/>
          <w:szCs w:val="32"/>
          <w:highlight w:val="none"/>
          <w:lang w:val="en-US" w:eastAsia="zh-CN"/>
        </w:rPr>
        <w:t>22</w:t>
      </w:r>
      <w:r>
        <w:rPr>
          <w:rFonts w:hint="eastAsia" w:ascii="Times New Roman" w:hAnsi="Times New Roman" w:eastAsia="仿宋_GB2312" w:cs="Times New Roman"/>
          <w:color w:val="auto"/>
          <w:spacing w:val="-3"/>
          <w:sz w:val="32"/>
          <w:szCs w:val="32"/>
          <w:highlight w:val="none"/>
          <w:lang w:val="en-US" w:eastAsia="zh-CN"/>
        </w:rPr>
        <w:t>日</w:t>
      </w:r>
      <w:r>
        <w:rPr>
          <w:rFonts w:hint="eastAsia" w:eastAsia="仿宋_GB2312" w:cs="Times New Roman"/>
          <w:color w:val="auto"/>
          <w:spacing w:val="-3"/>
          <w:sz w:val="32"/>
          <w:szCs w:val="32"/>
          <w:highlight w:val="none"/>
          <w:lang w:val="en-US" w:eastAsia="zh-CN"/>
        </w:rPr>
        <w:t>至2023年9月12日竣工。</w:t>
      </w:r>
    </w:p>
    <w:p w14:paraId="42AAF29A">
      <w:pPr>
        <w:keepNext w:val="0"/>
        <w:keepLines w:val="0"/>
        <w:pageBreakBefore w:val="0"/>
        <w:kinsoku/>
        <w:wordWrap/>
        <w:overflowPunct/>
        <w:topLinePunct w:val="0"/>
        <w:autoSpaceDE/>
        <w:autoSpaceDN/>
        <w:bidi w:val="0"/>
        <w:adjustRightInd w:val="0"/>
        <w:spacing w:line="600" w:lineRule="exact"/>
        <w:ind w:firstLine="640" w:firstLineChars="200"/>
        <w:textAlignment w:val="baseline"/>
        <w:outlineLvl w:val="9"/>
        <w:rPr>
          <w:rFonts w:ascii="黑体" w:hAnsi="黑体" w:eastAsia="黑体"/>
          <w:color w:val="auto"/>
          <w:sz w:val="32"/>
          <w:szCs w:val="32"/>
        </w:rPr>
      </w:pPr>
      <w:r>
        <w:rPr>
          <w:rFonts w:hint="eastAsia" w:ascii="黑体" w:hAnsi="黑体" w:eastAsia="黑体"/>
          <w:color w:val="auto"/>
          <w:sz w:val="32"/>
          <w:szCs w:val="32"/>
          <w:lang w:val="en-US" w:eastAsia="zh-CN"/>
        </w:rPr>
        <w:t>5.</w:t>
      </w:r>
      <w:r>
        <w:rPr>
          <w:rFonts w:hint="eastAsia" w:ascii="黑体" w:hAnsi="黑体" w:eastAsia="黑体"/>
          <w:color w:val="auto"/>
          <w:sz w:val="32"/>
          <w:szCs w:val="32"/>
        </w:rPr>
        <w:t>项目</w:t>
      </w:r>
      <w:r>
        <w:rPr>
          <w:rFonts w:hint="eastAsia" w:eastAsia="黑体"/>
          <w:color w:val="auto"/>
          <w:kern w:val="2"/>
          <w:sz w:val="32"/>
          <w:szCs w:val="32"/>
        </w:rPr>
        <w:t>验收</w:t>
      </w:r>
      <w:bookmarkEnd w:id="17"/>
    </w:p>
    <w:p w14:paraId="624AA320">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color w:val="auto"/>
          <w:spacing w:val="-3"/>
          <w:sz w:val="32"/>
          <w:szCs w:val="32"/>
          <w:highlight w:val="none"/>
          <w:lang w:eastAsia="zh-CN"/>
        </w:rPr>
      </w:pPr>
      <w:r>
        <w:rPr>
          <w:rFonts w:hint="eastAsia" w:eastAsia="仿宋_GB2312"/>
          <w:color w:val="auto"/>
          <w:spacing w:val="-3"/>
          <w:sz w:val="32"/>
          <w:szCs w:val="32"/>
          <w:highlight w:val="none"/>
        </w:rPr>
        <w:t>202</w:t>
      </w:r>
      <w:r>
        <w:rPr>
          <w:rFonts w:hint="eastAsia" w:eastAsia="仿宋_GB2312"/>
          <w:color w:val="auto"/>
          <w:spacing w:val="-3"/>
          <w:sz w:val="32"/>
          <w:szCs w:val="32"/>
          <w:highlight w:val="none"/>
          <w:lang w:val="en-US" w:eastAsia="zh-CN"/>
        </w:rPr>
        <w:t>3</w:t>
      </w:r>
      <w:r>
        <w:rPr>
          <w:rFonts w:hint="eastAsia" w:eastAsia="仿宋_GB2312"/>
          <w:color w:val="auto"/>
          <w:spacing w:val="-3"/>
          <w:sz w:val="32"/>
          <w:szCs w:val="32"/>
          <w:highlight w:val="none"/>
        </w:rPr>
        <w:t>年</w:t>
      </w:r>
      <w:r>
        <w:rPr>
          <w:rFonts w:hint="eastAsia" w:eastAsia="仿宋_GB2312"/>
          <w:color w:val="auto"/>
          <w:spacing w:val="-3"/>
          <w:sz w:val="32"/>
          <w:szCs w:val="32"/>
          <w:highlight w:val="none"/>
          <w:lang w:val="en-US" w:eastAsia="zh-CN"/>
        </w:rPr>
        <w:t>9</w:t>
      </w:r>
      <w:r>
        <w:rPr>
          <w:rFonts w:hint="eastAsia" w:eastAsia="仿宋_GB2312"/>
          <w:color w:val="auto"/>
          <w:spacing w:val="-3"/>
          <w:sz w:val="32"/>
          <w:szCs w:val="32"/>
          <w:highlight w:val="none"/>
        </w:rPr>
        <w:t>月</w:t>
      </w:r>
      <w:r>
        <w:rPr>
          <w:rFonts w:hint="eastAsia" w:eastAsia="仿宋_GB2312"/>
          <w:color w:val="auto"/>
          <w:spacing w:val="-3"/>
          <w:sz w:val="32"/>
          <w:szCs w:val="32"/>
          <w:highlight w:val="none"/>
          <w:lang w:val="en-US" w:eastAsia="zh-CN"/>
        </w:rPr>
        <w:t>12</w:t>
      </w:r>
      <w:r>
        <w:rPr>
          <w:rFonts w:hint="eastAsia" w:eastAsia="仿宋_GB2312"/>
          <w:color w:val="auto"/>
          <w:spacing w:val="-3"/>
          <w:sz w:val="32"/>
          <w:szCs w:val="32"/>
          <w:highlight w:val="none"/>
        </w:rPr>
        <w:t>日，</w:t>
      </w:r>
      <w:r>
        <w:rPr>
          <w:rFonts w:hint="eastAsia" w:eastAsia="仿宋_GB2312"/>
          <w:color w:val="auto"/>
          <w:spacing w:val="-3"/>
          <w:sz w:val="32"/>
          <w:szCs w:val="32"/>
          <w:highlight w:val="none"/>
          <w:lang w:eastAsia="zh-CN"/>
        </w:rPr>
        <w:t>马尔康城市环境质量提升（房屋建筑）工程（州级）项目</w:t>
      </w:r>
      <w:r>
        <w:rPr>
          <w:rFonts w:hint="eastAsia" w:eastAsia="仿宋_GB2312"/>
          <w:color w:val="auto"/>
          <w:spacing w:val="-3"/>
          <w:sz w:val="32"/>
          <w:szCs w:val="32"/>
          <w:highlight w:val="none"/>
        </w:rPr>
        <w:t>通过了由建设单位、施工单位、设计单位</w:t>
      </w:r>
      <w:r>
        <w:rPr>
          <w:rFonts w:hint="eastAsia" w:eastAsia="仿宋_GB2312"/>
          <w:color w:val="auto"/>
          <w:spacing w:val="-3"/>
          <w:sz w:val="32"/>
          <w:szCs w:val="32"/>
          <w:highlight w:val="none"/>
          <w:lang w:val="en-US" w:eastAsia="zh-CN"/>
        </w:rPr>
        <w:t>及监理单位等</w:t>
      </w:r>
      <w:r>
        <w:rPr>
          <w:rFonts w:hint="eastAsia" w:eastAsia="仿宋_GB2312"/>
          <w:color w:val="auto"/>
          <w:spacing w:val="-3"/>
          <w:sz w:val="32"/>
          <w:szCs w:val="32"/>
          <w:highlight w:val="none"/>
        </w:rPr>
        <w:t>单位共同参与的竣工验收</w:t>
      </w:r>
      <w:r>
        <w:rPr>
          <w:rFonts w:hint="eastAsia" w:eastAsia="仿宋_GB2312"/>
          <w:color w:val="auto"/>
          <w:spacing w:val="-3"/>
          <w:sz w:val="32"/>
          <w:szCs w:val="32"/>
          <w:highlight w:val="none"/>
          <w:lang w:eastAsia="zh-CN"/>
        </w:rPr>
        <w:t>，</w:t>
      </w:r>
      <w:r>
        <w:rPr>
          <w:rFonts w:hint="eastAsia" w:eastAsia="仿宋_GB2312"/>
          <w:color w:val="auto"/>
          <w:spacing w:val="-3"/>
          <w:sz w:val="32"/>
          <w:szCs w:val="32"/>
          <w:highlight w:val="none"/>
        </w:rPr>
        <w:t>参与验收单位签字盖章验收合格。</w:t>
      </w:r>
    </w:p>
    <w:p w14:paraId="7990A51A">
      <w:pPr>
        <w:pStyle w:val="36"/>
        <w:keepNext w:val="0"/>
        <w:keepLines w:val="0"/>
        <w:pageBreakBefore w:val="0"/>
        <w:kinsoku/>
        <w:wordWrap/>
        <w:overflowPunct/>
        <w:topLinePunct w:val="0"/>
        <w:autoSpaceDE/>
        <w:autoSpaceDN/>
        <w:bidi w:val="0"/>
        <w:snapToGrid w:val="0"/>
        <w:spacing w:line="600" w:lineRule="exact"/>
        <w:ind w:left="0" w:firstLine="643" w:firstLineChars="200"/>
        <w:outlineLvl w:val="1"/>
        <w:rPr>
          <w:rFonts w:ascii="楷体_GB2312" w:eastAsia="楷体_GB2312"/>
          <w:b/>
          <w:color w:val="auto"/>
        </w:rPr>
      </w:pPr>
      <w:bookmarkStart w:id="18" w:name="_Toc44751352"/>
      <w:bookmarkStart w:id="19" w:name="_Toc1914316148"/>
      <w:bookmarkStart w:id="20" w:name="_Toc42948817"/>
      <w:bookmarkStart w:id="21" w:name="_Toc45828869"/>
      <w:r>
        <w:rPr>
          <w:rFonts w:hint="eastAsia" w:ascii="楷体_GB2312" w:eastAsia="楷体_GB2312"/>
          <w:b/>
          <w:color w:val="auto"/>
        </w:rPr>
        <w:t>（二）审核依据</w:t>
      </w:r>
      <w:bookmarkEnd w:id="18"/>
      <w:bookmarkEnd w:id="19"/>
      <w:bookmarkEnd w:id="20"/>
      <w:bookmarkEnd w:id="21"/>
    </w:p>
    <w:p w14:paraId="767514F6">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rPr>
      </w:pPr>
      <w:bookmarkStart w:id="22" w:name="_Toc45828870"/>
      <w:r>
        <w:rPr>
          <w:rFonts w:hint="eastAsia" w:eastAsia="仿宋_GB2312"/>
          <w:color w:val="auto"/>
          <w:spacing w:val="-3"/>
          <w:sz w:val="32"/>
          <w:szCs w:val="32"/>
        </w:rPr>
        <w:t>1</w:t>
      </w:r>
      <w:r>
        <w:rPr>
          <w:rFonts w:hint="eastAsia" w:eastAsia="仿宋_GB2312"/>
          <w:color w:val="auto"/>
          <w:spacing w:val="-3"/>
          <w:sz w:val="32"/>
          <w:szCs w:val="32"/>
          <w:lang w:eastAsia="zh-CN"/>
        </w:rPr>
        <w:t>.</w:t>
      </w:r>
      <w:r>
        <w:rPr>
          <w:rFonts w:hint="eastAsia" w:eastAsia="仿宋_GB2312"/>
          <w:color w:val="auto"/>
          <w:spacing w:val="-3"/>
          <w:sz w:val="32"/>
          <w:szCs w:val="32"/>
        </w:rPr>
        <w:t>《</w:t>
      </w:r>
      <w:r>
        <w:rPr>
          <w:rFonts w:hint="eastAsia" w:eastAsia="仿宋_GB2312"/>
          <w:color w:val="auto"/>
          <w:spacing w:val="-3"/>
          <w:sz w:val="32"/>
          <w:szCs w:val="32"/>
          <w:lang w:val="en-US" w:eastAsia="zh-CN"/>
        </w:rPr>
        <w:t>民法典</w:t>
      </w:r>
      <w:r>
        <w:rPr>
          <w:rFonts w:hint="eastAsia" w:eastAsia="仿宋_GB2312"/>
          <w:color w:val="auto"/>
          <w:spacing w:val="-3"/>
          <w:sz w:val="32"/>
          <w:szCs w:val="32"/>
        </w:rPr>
        <w:t>》；</w:t>
      </w:r>
    </w:p>
    <w:p w14:paraId="4F9D9469">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rPr>
      </w:pPr>
      <w:r>
        <w:rPr>
          <w:rFonts w:hint="eastAsia" w:eastAsia="仿宋_GB2312"/>
          <w:color w:val="auto"/>
          <w:spacing w:val="-3"/>
          <w:sz w:val="32"/>
          <w:szCs w:val="32"/>
        </w:rPr>
        <w:t>2</w:t>
      </w:r>
      <w:r>
        <w:rPr>
          <w:rFonts w:hint="eastAsia" w:eastAsia="仿宋_GB2312"/>
          <w:color w:val="auto"/>
          <w:spacing w:val="-3"/>
          <w:sz w:val="32"/>
          <w:szCs w:val="32"/>
          <w:lang w:eastAsia="zh-CN"/>
        </w:rPr>
        <w:t>.</w:t>
      </w:r>
      <w:r>
        <w:rPr>
          <w:rFonts w:hint="eastAsia" w:eastAsia="仿宋_GB2312"/>
          <w:color w:val="auto"/>
          <w:spacing w:val="-3"/>
          <w:sz w:val="32"/>
          <w:szCs w:val="32"/>
        </w:rPr>
        <w:t>《中华人民共和国招标投标法》；</w:t>
      </w:r>
    </w:p>
    <w:p w14:paraId="40806569">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ascii="楷体_GB2312" w:eastAsia="楷体_GB2312"/>
          <w:b/>
          <w:color w:val="auto"/>
          <w:sz w:val="32"/>
          <w:szCs w:val="32"/>
        </w:rPr>
      </w:pPr>
      <w:r>
        <w:rPr>
          <w:rFonts w:hint="eastAsia" w:eastAsia="仿宋_GB2312"/>
          <w:color w:val="auto"/>
          <w:spacing w:val="-3"/>
          <w:sz w:val="32"/>
          <w:szCs w:val="32"/>
        </w:rPr>
        <w:t>3</w:t>
      </w:r>
      <w:r>
        <w:rPr>
          <w:rFonts w:hint="eastAsia" w:eastAsia="仿宋_GB2312"/>
          <w:color w:val="auto"/>
          <w:spacing w:val="-3"/>
          <w:sz w:val="32"/>
          <w:szCs w:val="32"/>
          <w:lang w:eastAsia="zh-CN"/>
        </w:rPr>
        <w:t>.</w:t>
      </w:r>
      <w:r>
        <w:rPr>
          <w:rFonts w:hint="eastAsia" w:eastAsia="仿宋_GB2312"/>
          <w:color w:val="auto"/>
          <w:spacing w:val="-3"/>
          <w:sz w:val="32"/>
          <w:szCs w:val="32"/>
        </w:rPr>
        <w:t>《预算法》；</w:t>
      </w:r>
    </w:p>
    <w:p w14:paraId="49A07F09">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4</w:t>
      </w:r>
      <w:r>
        <w:rPr>
          <w:rFonts w:hint="eastAsia" w:eastAsia="仿宋_GB2312"/>
          <w:color w:val="auto"/>
          <w:spacing w:val="-3"/>
          <w:sz w:val="32"/>
          <w:szCs w:val="32"/>
          <w:lang w:eastAsia="zh-CN"/>
        </w:rPr>
        <w:t>.</w:t>
      </w:r>
      <w:r>
        <w:rPr>
          <w:rFonts w:hint="eastAsia" w:eastAsia="仿宋_GB2312"/>
          <w:color w:val="auto"/>
          <w:spacing w:val="-3"/>
          <w:sz w:val="32"/>
          <w:szCs w:val="32"/>
        </w:rPr>
        <w:t>《中华人民共和国会计法》；</w:t>
      </w:r>
    </w:p>
    <w:p w14:paraId="5443E3C8">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5</w:t>
      </w:r>
      <w:r>
        <w:rPr>
          <w:rFonts w:hint="eastAsia" w:eastAsia="仿宋_GB2312"/>
          <w:color w:val="auto"/>
          <w:spacing w:val="-3"/>
          <w:sz w:val="32"/>
          <w:szCs w:val="32"/>
          <w:lang w:eastAsia="zh-CN"/>
        </w:rPr>
        <w:t>.</w:t>
      </w:r>
      <w:r>
        <w:rPr>
          <w:rFonts w:hint="eastAsia" w:eastAsia="仿宋_GB2312"/>
          <w:color w:val="auto"/>
          <w:spacing w:val="-3"/>
          <w:sz w:val="32"/>
          <w:szCs w:val="32"/>
        </w:rPr>
        <w:t>《四川省人民政府关于严格规范国家投资工程建设项目招标投标工作的意见》（川府发</w:t>
      </w:r>
      <w:r>
        <w:rPr>
          <w:rFonts w:hint="eastAsia" w:ascii="宋体" w:hAnsi="宋体"/>
          <w:color w:val="auto"/>
          <w:spacing w:val="-3"/>
          <w:sz w:val="32"/>
          <w:szCs w:val="32"/>
        </w:rPr>
        <w:t>﹝</w:t>
      </w:r>
      <w:r>
        <w:rPr>
          <w:rFonts w:hint="eastAsia" w:eastAsia="仿宋_GB2312"/>
          <w:color w:val="auto"/>
          <w:spacing w:val="-3"/>
          <w:sz w:val="32"/>
          <w:szCs w:val="32"/>
        </w:rPr>
        <w:t>2017</w:t>
      </w:r>
      <w:r>
        <w:rPr>
          <w:rFonts w:hint="eastAsia" w:ascii="宋体" w:hAnsi="宋体" w:cs="宋体"/>
          <w:color w:val="auto"/>
          <w:spacing w:val="-3"/>
          <w:sz w:val="32"/>
          <w:szCs w:val="32"/>
        </w:rPr>
        <w:t>﹞</w:t>
      </w:r>
      <w:r>
        <w:rPr>
          <w:rFonts w:hint="eastAsia" w:eastAsia="仿宋_GB2312"/>
          <w:color w:val="auto"/>
          <w:spacing w:val="-3"/>
          <w:sz w:val="32"/>
          <w:szCs w:val="32"/>
        </w:rPr>
        <w:t>14号）；</w:t>
      </w:r>
    </w:p>
    <w:p w14:paraId="458C9309">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6</w:t>
      </w:r>
      <w:r>
        <w:rPr>
          <w:rFonts w:hint="eastAsia" w:eastAsia="仿宋_GB2312"/>
          <w:color w:val="auto"/>
          <w:spacing w:val="-3"/>
          <w:sz w:val="32"/>
          <w:szCs w:val="32"/>
          <w:lang w:eastAsia="zh-CN"/>
        </w:rPr>
        <w:t>.</w:t>
      </w:r>
      <w:r>
        <w:rPr>
          <w:rFonts w:hint="eastAsia" w:eastAsia="仿宋_GB2312"/>
          <w:color w:val="auto"/>
          <w:spacing w:val="-3"/>
          <w:sz w:val="32"/>
          <w:szCs w:val="32"/>
        </w:rPr>
        <w:t>《建设项目全过程造价咨询规程》；</w:t>
      </w:r>
    </w:p>
    <w:p w14:paraId="619FA22A">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7</w:t>
      </w:r>
      <w:r>
        <w:rPr>
          <w:rFonts w:hint="eastAsia" w:eastAsia="仿宋_GB2312"/>
          <w:color w:val="auto"/>
          <w:spacing w:val="-3"/>
          <w:sz w:val="32"/>
          <w:szCs w:val="32"/>
          <w:lang w:eastAsia="zh-CN"/>
        </w:rPr>
        <w:t>.</w:t>
      </w:r>
      <w:r>
        <w:rPr>
          <w:rFonts w:hint="eastAsia" w:eastAsia="仿宋_GB2312"/>
          <w:color w:val="auto"/>
          <w:spacing w:val="-3"/>
          <w:sz w:val="32"/>
          <w:szCs w:val="32"/>
        </w:rPr>
        <w:t>《中国注册会计师审计准则》；</w:t>
      </w:r>
    </w:p>
    <w:p w14:paraId="125BD0C3">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8</w:t>
      </w:r>
      <w:r>
        <w:rPr>
          <w:rFonts w:hint="eastAsia" w:eastAsia="仿宋_GB2312"/>
          <w:color w:val="auto"/>
          <w:spacing w:val="-3"/>
          <w:sz w:val="32"/>
          <w:szCs w:val="32"/>
          <w:lang w:eastAsia="zh-CN"/>
        </w:rPr>
        <w:t>.</w:t>
      </w:r>
      <w:r>
        <w:rPr>
          <w:rFonts w:hint="eastAsia" w:eastAsia="仿宋_GB2312"/>
          <w:color w:val="auto"/>
          <w:spacing w:val="-3"/>
          <w:sz w:val="32"/>
          <w:szCs w:val="32"/>
        </w:rPr>
        <w:t>《基本建设财务规则》（财政部令第81号）；</w:t>
      </w:r>
    </w:p>
    <w:p w14:paraId="61824BF8">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9</w:t>
      </w:r>
      <w:r>
        <w:rPr>
          <w:rFonts w:hint="eastAsia" w:eastAsia="仿宋_GB2312"/>
          <w:color w:val="auto"/>
          <w:spacing w:val="-3"/>
          <w:sz w:val="32"/>
          <w:szCs w:val="32"/>
          <w:lang w:eastAsia="zh-CN"/>
        </w:rPr>
        <w:t>.</w:t>
      </w:r>
      <w:r>
        <w:rPr>
          <w:rFonts w:hint="eastAsia" w:eastAsia="仿宋_GB2312"/>
          <w:color w:val="auto"/>
          <w:spacing w:val="-3"/>
          <w:sz w:val="32"/>
          <w:szCs w:val="32"/>
        </w:rPr>
        <w:t>《基本建设项目竣工财务决算管理暂行办法》（财建</w:t>
      </w:r>
      <w:r>
        <w:rPr>
          <w:rFonts w:hint="eastAsia" w:ascii="宋体" w:hAnsi="宋体"/>
          <w:color w:val="auto"/>
          <w:spacing w:val="-3"/>
          <w:sz w:val="32"/>
          <w:szCs w:val="32"/>
        </w:rPr>
        <w:t>﹝</w:t>
      </w:r>
      <w:r>
        <w:rPr>
          <w:rFonts w:hint="eastAsia" w:eastAsia="仿宋_GB2312"/>
          <w:color w:val="auto"/>
          <w:spacing w:val="-3"/>
          <w:sz w:val="32"/>
          <w:szCs w:val="32"/>
        </w:rPr>
        <w:t>2016</w:t>
      </w:r>
      <w:r>
        <w:rPr>
          <w:rFonts w:hint="eastAsia" w:ascii="宋体" w:hAnsi="宋体" w:cs="宋体"/>
          <w:color w:val="auto"/>
          <w:spacing w:val="-3"/>
          <w:sz w:val="32"/>
          <w:szCs w:val="32"/>
        </w:rPr>
        <w:t>﹞</w:t>
      </w:r>
      <w:r>
        <w:rPr>
          <w:rFonts w:hint="eastAsia" w:eastAsia="仿宋_GB2312"/>
          <w:color w:val="auto"/>
          <w:spacing w:val="-3"/>
          <w:sz w:val="32"/>
          <w:szCs w:val="32"/>
        </w:rPr>
        <w:t>503号）；</w:t>
      </w:r>
    </w:p>
    <w:p w14:paraId="06A334CF">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10</w:t>
      </w:r>
      <w:r>
        <w:rPr>
          <w:rFonts w:hint="eastAsia" w:eastAsia="仿宋_GB2312"/>
          <w:color w:val="auto"/>
          <w:spacing w:val="-3"/>
          <w:sz w:val="32"/>
          <w:szCs w:val="32"/>
          <w:lang w:eastAsia="zh-CN"/>
        </w:rPr>
        <w:t>.</w:t>
      </w:r>
      <w:r>
        <w:rPr>
          <w:rFonts w:hint="eastAsia" w:eastAsia="仿宋_GB2312"/>
          <w:color w:val="auto"/>
          <w:spacing w:val="-3"/>
          <w:sz w:val="32"/>
          <w:szCs w:val="32"/>
        </w:rPr>
        <w:t>《基本建设项目建设成本管理规定》（财建</w:t>
      </w:r>
      <w:r>
        <w:rPr>
          <w:rFonts w:hint="eastAsia" w:ascii="宋体" w:hAnsi="宋体"/>
          <w:color w:val="auto"/>
          <w:spacing w:val="-3"/>
          <w:sz w:val="32"/>
          <w:szCs w:val="32"/>
        </w:rPr>
        <w:t>﹝</w:t>
      </w:r>
      <w:r>
        <w:rPr>
          <w:rFonts w:hint="eastAsia" w:eastAsia="仿宋_GB2312"/>
          <w:color w:val="auto"/>
          <w:spacing w:val="-3"/>
          <w:sz w:val="32"/>
          <w:szCs w:val="32"/>
        </w:rPr>
        <w:t>2016</w:t>
      </w:r>
      <w:r>
        <w:rPr>
          <w:rFonts w:hint="eastAsia" w:ascii="宋体" w:hAnsi="宋体" w:cs="宋体"/>
          <w:color w:val="auto"/>
          <w:spacing w:val="-3"/>
          <w:sz w:val="32"/>
          <w:szCs w:val="32"/>
        </w:rPr>
        <w:t>﹞</w:t>
      </w:r>
      <w:r>
        <w:rPr>
          <w:rFonts w:hint="eastAsia" w:eastAsia="仿宋_GB2312"/>
          <w:color w:val="auto"/>
          <w:spacing w:val="-3"/>
          <w:sz w:val="32"/>
          <w:szCs w:val="32"/>
        </w:rPr>
        <w:t>504号）；</w:t>
      </w:r>
    </w:p>
    <w:p w14:paraId="577F0792">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FF0000"/>
          <w:spacing w:val="-3"/>
          <w:sz w:val="32"/>
          <w:szCs w:val="32"/>
          <w:rPrChange w:id="41" w:author="先生你先" w:date="2026-07-20T20:55:41Z">
            <w:rPr>
              <w:rFonts w:eastAsia="仿宋_GB2312"/>
              <w:color w:val="auto"/>
              <w:spacing w:val="-3"/>
              <w:sz w:val="32"/>
              <w:szCs w:val="32"/>
            </w:rPr>
          </w:rPrChange>
        </w:rPr>
      </w:pPr>
      <w:r>
        <w:rPr>
          <w:rFonts w:hint="eastAsia" w:eastAsia="仿宋_GB2312"/>
          <w:color w:val="FF0000"/>
          <w:spacing w:val="-3"/>
          <w:sz w:val="32"/>
          <w:szCs w:val="32"/>
          <w:rPrChange w:id="42" w:author="先生你先" w:date="2026-07-20T20:55:41Z">
            <w:rPr>
              <w:rFonts w:hint="eastAsia" w:eastAsia="仿宋_GB2312"/>
              <w:color w:val="auto"/>
              <w:spacing w:val="-3"/>
              <w:sz w:val="32"/>
              <w:szCs w:val="32"/>
            </w:rPr>
          </w:rPrChange>
        </w:rPr>
        <w:t>11</w:t>
      </w:r>
      <w:r>
        <w:rPr>
          <w:rFonts w:hint="eastAsia" w:eastAsia="仿宋_GB2312"/>
          <w:color w:val="FF0000"/>
          <w:spacing w:val="-3"/>
          <w:sz w:val="32"/>
          <w:szCs w:val="32"/>
          <w:lang w:eastAsia="zh-CN"/>
          <w:rPrChange w:id="43" w:author="先生你先" w:date="2026-07-20T20:55:41Z">
            <w:rPr>
              <w:rFonts w:hint="eastAsia" w:eastAsia="仿宋_GB2312"/>
              <w:color w:val="auto"/>
              <w:spacing w:val="-3"/>
              <w:sz w:val="32"/>
              <w:szCs w:val="32"/>
              <w:lang w:eastAsia="zh-CN"/>
            </w:rPr>
          </w:rPrChange>
        </w:rPr>
        <w:t>.</w:t>
      </w:r>
      <w:r>
        <w:rPr>
          <w:rFonts w:hint="eastAsia" w:eastAsia="仿宋_GB2312"/>
          <w:color w:val="FF0000"/>
          <w:spacing w:val="-3"/>
          <w:sz w:val="32"/>
          <w:szCs w:val="32"/>
          <w:rPrChange w:id="44" w:author="先生你先" w:date="2026-07-20T20:55:41Z">
            <w:rPr>
              <w:rFonts w:hint="eastAsia" w:eastAsia="仿宋_GB2312"/>
              <w:color w:val="auto"/>
              <w:spacing w:val="-3"/>
              <w:sz w:val="32"/>
              <w:szCs w:val="32"/>
            </w:rPr>
          </w:rPrChange>
        </w:rPr>
        <w:t>《四川省政府投资工程建设项目比选办法》（四川省政府令，2013年第197-1号）；</w:t>
      </w:r>
    </w:p>
    <w:p w14:paraId="7D1C99A8">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color w:val="auto"/>
          <w:spacing w:val="-3"/>
          <w:sz w:val="32"/>
          <w:szCs w:val="32"/>
        </w:rPr>
      </w:pPr>
      <w:r>
        <w:rPr>
          <w:rFonts w:hint="eastAsia" w:eastAsia="仿宋_GB2312"/>
          <w:color w:val="auto"/>
          <w:spacing w:val="-3"/>
          <w:sz w:val="32"/>
          <w:szCs w:val="32"/>
        </w:rPr>
        <w:t>12</w:t>
      </w:r>
      <w:r>
        <w:rPr>
          <w:rFonts w:hint="eastAsia" w:eastAsia="仿宋_GB2312"/>
          <w:color w:val="auto"/>
          <w:spacing w:val="-3"/>
          <w:sz w:val="32"/>
          <w:szCs w:val="32"/>
          <w:lang w:eastAsia="zh-CN"/>
        </w:rPr>
        <w:t>.</w:t>
      </w:r>
      <w:r>
        <w:rPr>
          <w:rFonts w:hint="eastAsia" w:eastAsia="仿宋_GB2312"/>
          <w:color w:val="auto"/>
          <w:spacing w:val="-3"/>
          <w:sz w:val="32"/>
          <w:szCs w:val="32"/>
        </w:rPr>
        <w:tab/>
      </w:r>
      <w:r>
        <w:rPr>
          <w:rFonts w:hint="eastAsia" w:eastAsia="仿宋_GB2312"/>
          <w:color w:val="auto"/>
          <w:spacing w:val="-3"/>
          <w:sz w:val="32"/>
          <w:szCs w:val="32"/>
        </w:rPr>
        <w:t>四川省物价局、四川省建设厅关于《工程造价咨询收费标准》的通知（川价发</w:t>
      </w:r>
      <w:r>
        <w:rPr>
          <w:rFonts w:hint="eastAsia" w:ascii="宋体" w:hAnsi="宋体"/>
          <w:color w:val="auto"/>
          <w:spacing w:val="-3"/>
          <w:sz w:val="32"/>
          <w:szCs w:val="32"/>
        </w:rPr>
        <w:t>﹝</w:t>
      </w:r>
      <w:r>
        <w:rPr>
          <w:rFonts w:hint="eastAsia" w:eastAsia="仿宋_GB2312"/>
          <w:color w:val="auto"/>
          <w:spacing w:val="-3"/>
          <w:sz w:val="32"/>
          <w:szCs w:val="32"/>
        </w:rPr>
        <w:t>2008</w:t>
      </w:r>
      <w:r>
        <w:rPr>
          <w:rFonts w:hint="eastAsia" w:ascii="宋体" w:hAnsi="宋体" w:cs="宋体"/>
          <w:color w:val="auto"/>
          <w:spacing w:val="-3"/>
          <w:sz w:val="32"/>
          <w:szCs w:val="32"/>
        </w:rPr>
        <w:t>﹞</w:t>
      </w:r>
      <w:r>
        <w:rPr>
          <w:rFonts w:hint="eastAsia" w:eastAsia="仿宋_GB2312"/>
          <w:color w:val="auto"/>
          <w:spacing w:val="-3"/>
          <w:sz w:val="32"/>
          <w:szCs w:val="32"/>
        </w:rPr>
        <w:t>141号）；</w:t>
      </w:r>
    </w:p>
    <w:p w14:paraId="1F7A7518">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lang w:val="en-US" w:eastAsia="zh-CN"/>
        </w:rPr>
        <w:t>13.</w:t>
      </w:r>
      <w:r>
        <w:rPr>
          <w:rFonts w:hint="eastAsia" w:eastAsia="仿宋_GB2312"/>
          <w:color w:val="auto"/>
          <w:spacing w:val="-3"/>
          <w:sz w:val="32"/>
          <w:szCs w:val="32"/>
        </w:rPr>
        <w:t>立项、初步设计及其批准文件；</w:t>
      </w:r>
    </w:p>
    <w:p w14:paraId="0CE8C7AA">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1</w:t>
      </w:r>
      <w:r>
        <w:rPr>
          <w:rFonts w:hint="eastAsia" w:eastAsia="仿宋_GB2312"/>
          <w:color w:val="auto"/>
          <w:spacing w:val="-3"/>
          <w:sz w:val="32"/>
          <w:szCs w:val="32"/>
          <w:lang w:val="en-US" w:eastAsia="zh-CN"/>
        </w:rPr>
        <w:t>4.</w:t>
      </w:r>
      <w:r>
        <w:rPr>
          <w:rFonts w:hint="eastAsia" w:eastAsia="仿宋_GB2312"/>
          <w:color w:val="auto"/>
          <w:spacing w:val="-3"/>
          <w:sz w:val="32"/>
          <w:szCs w:val="32"/>
        </w:rPr>
        <w:t>工程招标文件、标底、投标书、评标报告、中标通知书；</w:t>
      </w:r>
    </w:p>
    <w:p w14:paraId="023B8F86">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1</w:t>
      </w:r>
      <w:r>
        <w:rPr>
          <w:rFonts w:hint="eastAsia" w:eastAsia="仿宋_GB2312"/>
          <w:color w:val="auto"/>
          <w:spacing w:val="-3"/>
          <w:sz w:val="32"/>
          <w:szCs w:val="32"/>
          <w:lang w:val="en-US" w:eastAsia="zh-CN"/>
        </w:rPr>
        <w:t>5.</w:t>
      </w:r>
      <w:r>
        <w:rPr>
          <w:rFonts w:hint="eastAsia" w:eastAsia="仿宋_GB2312"/>
          <w:color w:val="auto"/>
          <w:spacing w:val="-3"/>
          <w:sz w:val="32"/>
          <w:szCs w:val="32"/>
        </w:rPr>
        <w:t>工程施工合同、设计合同、监理合同等有关合同；</w:t>
      </w:r>
    </w:p>
    <w:p w14:paraId="14232BF7">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1</w:t>
      </w:r>
      <w:r>
        <w:rPr>
          <w:rFonts w:hint="eastAsia" w:eastAsia="仿宋_GB2312"/>
          <w:color w:val="auto"/>
          <w:spacing w:val="-3"/>
          <w:sz w:val="32"/>
          <w:szCs w:val="32"/>
          <w:lang w:val="en-US" w:eastAsia="zh-CN"/>
        </w:rPr>
        <w:t>6.</w:t>
      </w:r>
      <w:r>
        <w:rPr>
          <w:rFonts w:hint="eastAsia" w:eastAsia="仿宋_GB2312"/>
          <w:color w:val="auto"/>
          <w:spacing w:val="-3"/>
          <w:sz w:val="32"/>
          <w:szCs w:val="32"/>
        </w:rPr>
        <w:t>工程结算书、决算书、结算审核报告；</w:t>
      </w:r>
    </w:p>
    <w:p w14:paraId="5C24A5DE">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1</w:t>
      </w:r>
      <w:r>
        <w:rPr>
          <w:rFonts w:hint="eastAsia" w:eastAsia="仿宋_GB2312"/>
          <w:color w:val="auto"/>
          <w:spacing w:val="-3"/>
          <w:sz w:val="32"/>
          <w:szCs w:val="32"/>
          <w:lang w:val="en-US" w:eastAsia="zh-CN"/>
        </w:rPr>
        <w:t>7.</w:t>
      </w:r>
      <w:r>
        <w:rPr>
          <w:rFonts w:hint="eastAsia" w:eastAsia="仿宋_GB2312"/>
          <w:color w:val="auto"/>
          <w:spacing w:val="-3"/>
          <w:sz w:val="32"/>
          <w:szCs w:val="32"/>
        </w:rPr>
        <w:t>财务资料。</w:t>
      </w:r>
    </w:p>
    <w:p w14:paraId="681D04BC">
      <w:pPr>
        <w:keepNext w:val="0"/>
        <w:keepLines w:val="0"/>
        <w:pageBreakBefore w:val="0"/>
        <w:kinsoku/>
        <w:wordWrap/>
        <w:overflowPunct/>
        <w:topLinePunct w:val="0"/>
        <w:autoSpaceDE/>
        <w:autoSpaceDN/>
        <w:bidi w:val="0"/>
        <w:snapToGrid w:val="0"/>
        <w:spacing w:line="600" w:lineRule="exact"/>
        <w:ind w:firstLine="640" w:firstLineChars="200"/>
        <w:jc w:val="both"/>
        <w:outlineLvl w:val="0"/>
        <w:rPr>
          <w:rFonts w:hint="eastAsia" w:eastAsia="黑体"/>
          <w:color w:val="auto"/>
          <w:kern w:val="2"/>
          <w:sz w:val="32"/>
          <w:szCs w:val="32"/>
        </w:rPr>
      </w:pPr>
      <w:bookmarkStart w:id="23" w:name="_Toc311500082"/>
      <w:r>
        <w:rPr>
          <w:rFonts w:hint="eastAsia" w:eastAsia="黑体"/>
          <w:color w:val="auto"/>
          <w:kern w:val="2"/>
          <w:sz w:val="32"/>
          <w:szCs w:val="32"/>
        </w:rPr>
        <w:t>三、项目工程主要招投标及合同签订情况</w:t>
      </w:r>
      <w:bookmarkEnd w:id="22"/>
      <w:bookmarkEnd w:id="23"/>
    </w:p>
    <w:p w14:paraId="32D8C501">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eastAsia="仿宋_GB2312"/>
          <w:color w:val="auto"/>
          <w:spacing w:val="-3"/>
          <w:sz w:val="32"/>
          <w:szCs w:val="32"/>
        </w:rPr>
      </w:pPr>
      <w:r>
        <w:rPr>
          <w:rFonts w:hint="eastAsia" w:eastAsia="仿宋_GB2312"/>
          <w:color w:val="auto"/>
          <w:spacing w:val="-3"/>
          <w:sz w:val="32"/>
          <w:szCs w:val="32"/>
        </w:rPr>
        <w:t>为了保证项目的建设质量，项目业主按照国家基本建设项目程序，对</w:t>
      </w:r>
      <w:r>
        <w:rPr>
          <w:rFonts w:hint="eastAsia" w:eastAsia="仿宋_GB2312"/>
          <w:color w:val="auto"/>
          <w:spacing w:val="-3"/>
          <w:sz w:val="32"/>
          <w:szCs w:val="32"/>
          <w:lang w:eastAsia="zh-CN"/>
        </w:rPr>
        <w:t>马尔康城市环境质量提升（房屋建筑）工程（州级）项目</w:t>
      </w:r>
      <w:r>
        <w:rPr>
          <w:rFonts w:hint="eastAsia" w:eastAsia="仿宋_GB2312"/>
          <w:color w:val="auto"/>
          <w:spacing w:val="-3"/>
          <w:sz w:val="32"/>
          <w:szCs w:val="32"/>
        </w:rPr>
        <w:t>进行管理，实行项目法人制、招投标制、监理制、合同制及预留质保金。该项目合同签订情况如下：</w:t>
      </w:r>
    </w:p>
    <w:p w14:paraId="49903A2F">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hint="eastAsia" w:ascii="Times New Roman" w:hAnsi="Times New Roman" w:eastAsia="仿宋_GB2312" w:cs="Times New Roman"/>
          <w:color w:val="FF0000"/>
          <w:spacing w:val="-3"/>
          <w:sz w:val="32"/>
          <w:szCs w:val="32"/>
          <w:highlight w:val="none"/>
          <w:lang w:val="en-US" w:eastAsia="zh-CN"/>
        </w:rPr>
      </w:pPr>
      <w:bookmarkStart w:id="24" w:name="_Toc45828871"/>
      <w:bookmarkStart w:id="25" w:name="_Toc1964230435"/>
      <w:r>
        <w:rPr>
          <w:rFonts w:hint="eastAsia" w:ascii="楷体_GB2312" w:eastAsia="楷体_GB2312"/>
          <w:b/>
          <w:color w:val="auto"/>
          <w:sz w:val="32"/>
          <w:szCs w:val="32"/>
          <w:lang w:eastAsia="zh-CN"/>
        </w:rPr>
        <w:t>（</w:t>
      </w:r>
      <w:r>
        <w:rPr>
          <w:rFonts w:hint="eastAsia" w:ascii="楷体_GB2312" w:eastAsia="楷体_GB2312"/>
          <w:b/>
          <w:color w:val="auto"/>
          <w:sz w:val="32"/>
          <w:szCs w:val="32"/>
          <w:lang w:val="en-US" w:eastAsia="zh-CN"/>
        </w:rPr>
        <w:t>一）</w:t>
      </w:r>
      <w:r>
        <w:rPr>
          <w:rFonts w:hint="eastAsia" w:ascii="楷体_GB2312" w:eastAsia="楷体_GB2312"/>
          <w:b/>
          <w:color w:val="auto"/>
          <w:sz w:val="32"/>
          <w:szCs w:val="32"/>
        </w:rPr>
        <w:t>招投标情况</w:t>
      </w:r>
      <w:bookmarkEnd w:id="24"/>
      <w:bookmarkEnd w:id="25"/>
    </w:p>
    <w:p w14:paraId="49A668A3">
      <w:pPr>
        <w:keepNext w:val="0"/>
        <w:keepLines w:val="0"/>
        <w:pageBreakBefore w:val="0"/>
        <w:widowControl w:val="0"/>
        <w:numPr>
          <w:ilvl w:val="0"/>
          <w:numId w:val="0"/>
        </w:numPr>
        <w:kinsoku/>
        <w:wordWrap/>
        <w:overflowPunct/>
        <w:topLinePunct w:val="0"/>
        <w:autoSpaceDE/>
        <w:autoSpaceDN/>
        <w:bidi w:val="0"/>
        <w:adjustRightInd/>
        <w:snapToGrid w:val="0"/>
        <w:spacing w:line="600" w:lineRule="exact"/>
        <w:ind w:firstLine="628" w:firstLineChars="200"/>
        <w:jc w:val="both"/>
        <w:textAlignment w:val="auto"/>
        <w:rPr>
          <w:rFonts w:hint="eastAsia" w:eastAsia="仿宋_GB2312"/>
          <w:color w:val="auto"/>
          <w:spacing w:val="-3"/>
          <w:sz w:val="32"/>
          <w:szCs w:val="32"/>
          <w:highlight w:val="none"/>
          <w:lang w:val="en-US" w:eastAsia="zh-CN"/>
        </w:rPr>
      </w:pPr>
      <w:r>
        <w:rPr>
          <w:rFonts w:hint="eastAsia" w:eastAsia="仿宋_GB2312" w:cs="Times New Roman"/>
          <w:color w:val="auto"/>
          <w:spacing w:val="-3"/>
          <w:sz w:val="32"/>
          <w:szCs w:val="32"/>
          <w:highlight w:val="none"/>
          <w:lang w:val="en-US" w:eastAsia="zh-CN"/>
        </w:rPr>
        <w:t>1.2</w:t>
      </w:r>
      <w:r>
        <w:rPr>
          <w:rFonts w:hint="eastAsia" w:eastAsia="仿宋_GB2312"/>
          <w:color w:val="auto"/>
          <w:spacing w:val="-3"/>
          <w:sz w:val="32"/>
          <w:szCs w:val="32"/>
          <w:highlight w:val="none"/>
          <w:lang w:val="en-US" w:eastAsia="zh-CN"/>
        </w:rPr>
        <w:t>022年6月16日，业主委托四川博晨冠宏招标代理公司担任招标代理机构，通过公开招标程序遴选确定</w:t>
      </w:r>
      <w:r>
        <w:rPr>
          <w:rFonts w:hint="eastAsia" w:eastAsia="仿宋_GB2312"/>
          <w:b w:val="0"/>
          <w:bCs w:val="0"/>
          <w:color w:val="auto"/>
          <w:spacing w:val="-3"/>
          <w:sz w:val="32"/>
          <w:szCs w:val="32"/>
          <w:lang w:val="en-US" w:eastAsia="zh-CN"/>
        </w:rPr>
        <w:t>四川省建筑设计研究院有限公司</w:t>
      </w:r>
      <w:r>
        <w:rPr>
          <w:rFonts w:hint="eastAsia" w:eastAsia="仿宋_GB2312"/>
          <w:color w:val="auto"/>
          <w:spacing w:val="-3"/>
          <w:sz w:val="32"/>
          <w:szCs w:val="32"/>
          <w:highlight w:val="none"/>
          <w:lang w:val="en-US" w:eastAsia="zh-CN"/>
        </w:rPr>
        <w:t>为项目设计单位。</w:t>
      </w:r>
    </w:p>
    <w:p w14:paraId="5054D3A1">
      <w:pPr>
        <w:keepNext w:val="0"/>
        <w:keepLines w:val="0"/>
        <w:pageBreakBefore w:val="0"/>
        <w:widowControl w:val="0"/>
        <w:numPr>
          <w:ilvl w:val="0"/>
          <w:numId w:val="0"/>
        </w:numPr>
        <w:kinsoku/>
        <w:wordWrap/>
        <w:overflowPunct/>
        <w:topLinePunct w:val="0"/>
        <w:autoSpaceDE/>
        <w:autoSpaceDN/>
        <w:bidi w:val="0"/>
        <w:adjustRightInd/>
        <w:snapToGrid w:val="0"/>
        <w:spacing w:line="600" w:lineRule="exact"/>
        <w:ind w:firstLine="628" w:firstLineChars="200"/>
        <w:jc w:val="both"/>
        <w:textAlignment w:val="auto"/>
        <w:rPr>
          <w:rFonts w:hint="eastAsia" w:ascii="Times New Roman" w:hAnsi="Times New Roman" w:eastAsia="仿宋_GB2312" w:cs="Times New Roman"/>
          <w:color w:val="auto"/>
          <w:spacing w:val="-3"/>
          <w:sz w:val="32"/>
          <w:szCs w:val="32"/>
          <w:highlight w:val="none"/>
          <w:lang w:val="en-US" w:eastAsia="zh-CN"/>
        </w:rPr>
      </w:pPr>
      <w:r>
        <w:rPr>
          <w:rFonts w:hint="eastAsia" w:eastAsia="仿宋_GB2312" w:cs="Times New Roman"/>
          <w:color w:val="auto"/>
          <w:spacing w:val="-3"/>
          <w:sz w:val="32"/>
          <w:szCs w:val="32"/>
          <w:highlight w:val="none"/>
          <w:lang w:val="en-US" w:eastAsia="zh-CN"/>
        </w:rPr>
        <w:t>2.</w:t>
      </w:r>
      <w:r>
        <w:rPr>
          <w:rFonts w:hint="eastAsia" w:eastAsia="仿宋_GB2312"/>
          <w:color w:val="auto"/>
          <w:spacing w:val="-3"/>
          <w:sz w:val="32"/>
          <w:szCs w:val="32"/>
          <w:highlight w:val="none"/>
          <w:lang w:val="en-US" w:eastAsia="zh-CN"/>
        </w:rPr>
        <w:t>2022年8月16日，业主委托合江达源建设工程有限公司担任招标代理机构，通过公开招标程序遴选确定四川明清工程咨询有限公司为项目监理单位。</w:t>
      </w:r>
    </w:p>
    <w:p w14:paraId="4B47F948">
      <w:pPr>
        <w:numPr>
          <w:ilvl w:val="0"/>
          <w:numId w:val="0"/>
        </w:numPr>
        <w:snapToGrid w:val="0"/>
        <w:spacing w:line="600" w:lineRule="exact"/>
        <w:ind w:firstLine="628" w:firstLineChars="200"/>
        <w:jc w:val="both"/>
        <w:rPr>
          <w:rFonts w:hint="eastAsia" w:eastAsia="仿宋_GB2312"/>
          <w:color w:val="auto"/>
          <w:spacing w:val="-3"/>
          <w:sz w:val="32"/>
          <w:szCs w:val="32"/>
          <w:highlight w:val="none"/>
          <w:lang w:val="en-US" w:eastAsia="zh-CN"/>
        </w:rPr>
      </w:pPr>
      <w:r>
        <w:rPr>
          <w:rFonts w:hint="eastAsia" w:eastAsia="仿宋_GB2312" w:cs="Times New Roman"/>
          <w:color w:val="auto"/>
          <w:spacing w:val="-3"/>
          <w:sz w:val="32"/>
          <w:szCs w:val="32"/>
          <w:highlight w:val="none"/>
          <w:lang w:val="en-US" w:eastAsia="zh-CN"/>
        </w:rPr>
        <w:t>3.</w:t>
      </w:r>
      <w:r>
        <w:rPr>
          <w:rFonts w:hint="eastAsia" w:ascii="Times New Roman" w:hAnsi="Times New Roman" w:eastAsia="仿宋_GB2312" w:cs="Times New Roman"/>
          <w:color w:val="auto"/>
          <w:spacing w:val="-3"/>
          <w:sz w:val="32"/>
          <w:szCs w:val="32"/>
          <w:highlight w:val="none"/>
          <w:lang w:val="en-US" w:eastAsia="zh-CN"/>
        </w:rPr>
        <w:t>202</w:t>
      </w:r>
      <w:r>
        <w:rPr>
          <w:rFonts w:hint="eastAsia" w:eastAsia="仿宋_GB2312" w:cs="Times New Roman"/>
          <w:color w:val="auto"/>
          <w:spacing w:val="-3"/>
          <w:sz w:val="32"/>
          <w:szCs w:val="32"/>
          <w:highlight w:val="none"/>
          <w:lang w:val="en-US" w:eastAsia="zh-CN"/>
        </w:rPr>
        <w:t>2</w:t>
      </w:r>
      <w:r>
        <w:rPr>
          <w:rFonts w:hint="eastAsia" w:ascii="Times New Roman" w:hAnsi="Times New Roman" w:eastAsia="仿宋_GB2312" w:cs="Times New Roman"/>
          <w:color w:val="auto"/>
          <w:spacing w:val="-3"/>
          <w:sz w:val="32"/>
          <w:szCs w:val="32"/>
          <w:highlight w:val="none"/>
          <w:lang w:val="en-US" w:eastAsia="zh-CN"/>
        </w:rPr>
        <w:t>年</w:t>
      </w:r>
      <w:r>
        <w:rPr>
          <w:rFonts w:hint="eastAsia" w:eastAsia="仿宋_GB2312" w:cs="Times New Roman"/>
          <w:color w:val="auto"/>
          <w:spacing w:val="-3"/>
          <w:sz w:val="32"/>
          <w:szCs w:val="32"/>
          <w:highlight w:val="none"/>
          <w:lang w:val="en-US" w:eastAsia="zh-CN"/>
        </w:rPr>
        <w:t>8</w:t>
      </w:r>
      <w:r>
        <w:rPr>
          <w:rFonts w:hint="eastAsia" w:ascii="Times New Roman" w:hAnsi="Times New Roman" w:eastAsia="仿宋_GB2312" w:cs="Times New Roman"/>
          <w:color w:val="auto"/>
          <w:spacing w:val="-3"/>
          <w:sz w:val="32"/>
          <w:szCs w:val="32"/>
          <w:highlight w:val="none"/>
          <w:lang w:val="en-US" w:eastAsia="zh-CN"/>
        </w:rPr>
        <w:t>月</w:t>
      </w:r>
      <w:r>
        <w:rPr>
          <w:rFonts w:hint="eastAsia" w:eastAsia="仿宋_GB2312" w:cs="Times New Roman"/>
          <w:color w:val="auto"/>
          <w:spacing w:val="-3"/>
          <w:sz w:val="32"/>
          <w:szCs w:val="32"/>
          <w:highlight w:val="none"/>
          <w:lang w:val="en-US" w:eastAsia="zh-CN"/>
        </w:rPr>
        <w:t>15</w:t>
      </w:r>
      <w:r>
        <w:rPr>
          <w:rFonts w:hint="eastAsia" w:ascii="Times New Roman" w:hAnsi="Times New Roman" w:eastAsia="仿宋_GB2312" w:cs="Times New Roman"/>
          <w:color w:val="auto"/>
          <w:spacing w:val="-3"/>
          <w:sz w:val="32"/>
          <w:szCs w:val="32"/>
          <w:highlight w:val="none"/>
          <w:lang w:val="en-US" w:eastAsia="zh-CN"/>
        </w:rPr>
        <w:t>日，</w:t>
      </w:r>
      <w:r>
        <w:rPr>
          <w:rFonts w:hint="eastAsia" w:eastAsia="仿宋_GB2312" w:cs="Times New Roman"/>
          <w:color w:val="auto"/>
          <w:spacing w:val="-3"/>
          <w:sz w:val="32"/>
          <w:szCs w:val="32"/>
          <w:highlight w:val="none"/>
          <w:lang w:val="en-US" w:eastAsia="zh-CN"/>
        </w:rPr>
        <w:t>业主</w:t>
      </w:r>
      <w:r>
        <w:rPr>
          <w:rFonts w:hint="eastAsia" w:eastAsia="仿宋_GB2312"/>
          <w:color w:val="auto"/>
          <w:spacing w:val="-3"/>
          <w:sz w:val="32"/>
          <w:szCs w:val="32"/>
          <w:highlight w:val="none"/>
          <w:lang w:val="en-US" w:eastAsia="zh-CN"/>
        </w:rPr>
        <w:t>委托合江达源建设工程有限公司担任招标代理机构，通过公开招标程序遴选</w:t>
      </w:r>
      <w:r>
        <w:rPr>
          <w:rFonts w:hint="eastAsia" w:ascii="Times New Roman" w:hAnsi="Times New Roman" w:eastAsia="仿宋_GB2312" w:cs="Times New Roman"/>
          <w:color w:val="auto"/>
          <w:spacing w:val="-3"/>
          <w:sz w:val="32"/>
          <w:szCs w:val="32"/>
          <w:highlight w:val="none"/>
          <w:lang w:val="en-US" w:eastAsia="zh-CN"/>
        </w:rPr>
        <w:t>确定</w:t>
      </w:r>
      <w:r>
        <w:rPr>
          <w:rFonts w:hint="eastAsia" w:eastAsia="仿宋_GB2312"/>
          <w:b w:val="0"/>
          <w:bCs w:val="0"/>
          <w:color w:val="auto"/>
          <w:spacing w:val="-3"/>
          <w:sz w:val="32"/>
          <w:szCs w:val="32"/>
          <w:highlight w:val="none"/>
          <w:lang w:val="en-US" w:eastAsia="zh-CN"/>
        </w:rPr>
        <w:t>四川省建筑机械化工程有限公司</w:t>
      </w:r>
      <w:r>
        <w:rPr>
          <w:rFonts w:hint="eastAsia" w:ascii="Times New Roman" w:hAnsi="Times New Roman" w:eastAsia="仿宋_GB2312" w:cs="Times New Roman"/>
          <w:color w:val="auto"/>
          <w:spacing w:val="-3"/>
          <w:sz w:val="32"/>
          <w:szCs w:val="32"/>
          <w:highlight w:val="none"/>
          <w:lang w:val="en-US" w:eastAsia="zh-CN"/>
        </w:rPr>
        <w:t>为项目施工单位。</w:t>
      </w:r>
    </w:p>
    <w:p w14:paraId="53F86335">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ascii="楷体_GB2312" w:eastAsia="楷体_GB2312"/>
          <w:b/>
          <w:color w:val="auto"/>
          <w:sz w:val="32"/>
          <w:szCs w:val="32"/>
        </w:rPr>
      </w:pPr>
      <w:bookmarkStart w:id="26" w:name="_Toc1702299361"/>
      <w:bookmarkStart w:id="27" w:name="_Toc45828872"/>
      <w:r>
        <w:rPr>
          <w:rFonts w:hint="eastAsia" w:ascii="楷体_GB2312" w:eastAsia="楷体_GB2312"/>
          <w:b/>
          <w:color w:val="auto"/>
          <w:sz w:val="32"/>
          <w:szCs w:val="32"/>
        </w:rPr>
        <w:t>（二）合同签订情况</w:t>
      </w:r>
      <w:bookmarkEnd w:id="26"/>
      <w:bookmarkEnd w:id="27"/>
    </w:p>
    <w:p w14:paraId="4685F42C">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1.2021年11月24日以竞争性谈判的方式确定阿坝州建筑设计有限责任公司为技术咨询服务单位，双方于2022年12月22日签订《建设工程勘察合同》，合同价款197,000.00元。2025年7月10日由四川中嘉万兴建筑规划设计有限公司出具承诺书，降低30%的服务费，合同最终金额为137,900.00元。</w:t>
      </w:r>
    </w:p>
    <w:p w14:paraId="70D88E6C">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default"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auto"/>
          <w:spacing w:val="-3"/>
          <w:sz w:val="32"/>
          <w:szCs w:val="32"/>
          <w:highlight w:val="none"/>
          <w:lang w:val="en-US" w:eastAsia="zh-CN"/>
        </w:rPr>
        <w:t>2.经公开招标遴选，确定</w:t>
      </w:r>
      <w:r>
        <w:rPr>
          <w:rFonts w:hint="eastAsia" w:eastAsia="仿宋_GB2312"/>
          <w:b w:val="0"/>
          <w:bCs w:val="0"/>
          <w:color w:val="auto"/>
          <w:spacing w:val="-3"/>
          <w:sz w:val="32"/>
          <w:szCs w:val="32"/>
          <w:highlight w:val="none"/>
          <w:lang w:val="en-US" w:eastAsia="zh-CN"/>
        </w:rPr>
        <w:t>成都中来润邦工程管理有限公司</w:t>
      </w:r>
      <w:r>
        <w:rPr>
          <w:rFonts w:hint="eastAsia" w:eastAsia="仿宋_GB2312"/>
          <w:color w:val="auto"/>
          <w:spacing w:val="-3"/>
          <w:sz w:val="32"/>
          <w:szCs w:val="32"/>
          <w:highlight w:val="none"/>
          <w:lang w:val="en-US" w:eastAsia="zh-CN"/>
        </w:rPr>
        <w:t>为本项目可行性研究编制单位，双方于①2022年4月20日签订《可行性研究报告编制合同》，合同价款258,000.00元；②2023年4月13日签订《可行性研究报告编制补充协议》，合同价款调整增加25,800.00元。</w:t>
      </w:r>
    </w:p>
    <w:p w14:paraId="3FDFEA5B">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default" w:eastAsia="仿宋_GB2312"/>
          <w:color w:val="auto"/>
          <w:spacing w:val="-3"/>
          <w:sz w:val="32"/>
          <w:szCs w:val="32"/>
          <w:highlight w:val="none"/>
          <w:lang w:val="en-US" w:eastAsia="zh-CN"/>
        </w:rPr>
      </w:pPr>
      <w:r>
        <w:rPr>
          <w:rFonts w:hint="eastAsia" w:eastAsia="仿宋_GB2312"/>
          <w:color w:val="auto"/>
          <w:spacing w:val="-3"/>
          <w:sz w:val="32"/>
          <w:szCs w:val="32"/>
          <w:highlight w:val="none"/>
          <w:lang w:val="en-US" w:eastAsia="zh-CN"/>
        </w:rPr>
        <w:t>3</w:t>
      </w:r>
      <w:r>
        <w:rPr>
          <w:rFonts w:hint="eastAsia" w:eastAsia="仿宋_GB2312"/>
          <w:color w:val="auto"/>
          <w:spacing w:val="-3"/>
          <w:sz w:val="32"/>
          <w:szCs w:val="32"/>
          <w:highlight w:val="none"/>
        </w:rPr>
        <w:t>.</w:t>
      </w:r>
      <w:r>
        <w:rPr>
          <w:rFonts w:hint="eastAsia" w:eastAsia="仿宋_GB2312"/>
          <w:color w:val="auto"/>
          <w:spacing w:val="-3"/>
          <w:sz w:val="32"/>
          <w:szCs w:val="32"/>
          <w:highlight w:val="none"/>
        </w:rPr>
        <w:tab/>
      </w:r>
      <w:r>
        <w:rPr>
          <w:rFonts w:hint="eastAsia" w:eastAsia="仿宋_GB2312"/>
          <w:color w:val="000000" w:themeColor="text1"/>
          <w:spacing w:val="-3"/>
          <w:sz w:val="32"/>
          <w:szCs w:val="32"/>
          <w:highlight w:val="none"/>
          <w:lang w:val="en-US" w:eastAsia="zh-CN"/>
          <w14:textFill>
            <w14:solidFill>
              <w14:schemeClr w14:val="tx1"/>
            </w14:solidFill>
          </w14:textFill>
        </w:rPr>
        <w:t>2022年6月27日以网上投标竞价的方式</w:t>
      </w:r>
      <w:r>
        <w:rPr>
          <w:rFonts w:hint="eastAsia" w:eastAsia="仿宋_GB2312"/>
          <w:color w:val="auto"/>
          <w:spacing w:val="-3"/>
          <w:sz w:val="32"/>
          <w:szCs w:val="32"/>
          <w:highlight w:val="none"/>
          <w:lang w:val="en-US" w:eastAsia="zh-CN"/>
        </w:rPr>
        <w:t>确定</w:t>
      </w:r>
      <w:r>
        <w:rPr>
          <w:rFonts w:hint="eastAsia" w:eastAsia="仿宋_GB2312"/>
          <w:b w:val="0"/>
          <w:bCs w:val="0"/>
          <w:color w:val="auto"/>
          <w:spacing w:val="-3"/>
          <w:sz w:val="32"/>
          <w:szCs w:val="32"/>
          <w:lang w:val="en-US" w:eastAsia="zh-CN"/>
        </w:rPr>
        <w:t>四川矩阵工程技术咨询有限公司</w:t>
      </w:r>
      <w:r>
        <w:rPr>
          <w:rFonts w:hint="eastAsia" w:eastAsia="仿宋_GB2312"/>
          <w:color w:val="auto"/>
          <w:spacing w:val="-3"/>
          <w:sz w:val="32"/>
          <w:szCs w:val="32"/>
          <w:highlight w:val="none"/>
          <w:lang w:val="en-US" w:eastAsia="zh-CN"/>
        </w:rPr>
        <w:t>为施工图纸审查单位，双方于①2022年6月29日签订《市政工程施工图设计文件技术审查合同》，合同价108,000.00元。②2023年2月1日签订《补充协议》，合同价款调整增加86,400.00元。</w:t>
      </w:r>
    </w:p>
    <w:p w14:paraId="18EB768F">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auto"/>
          <w:spacing w:val="-3"/>
          <w:sz w:val="32"/>
          <w:szCs w:val="32"/>
          <w:highlight w:val="none"/>
          <w:lang w:val="en-US" w:eastAsia="zh-CN"/>
        </w:rPr>
      </w:pPr>
      <w:r>
        <w:rPr>
          <w:rFonts w:hint="eastAsia" w:eastAsia="仿宋_GB2312"/>
          <w:color w:val="auto"/>
          <w:spacing w:val="-3"/>
          <w:sz w:val="32"/>
          <w:szCs w:val="32"/>
          <w:highlight w:val="none"/>
          <w:lang w:val="en-US" w:eastAsia="zh-CN"/>
        </w:rPr>
        <w:t>4.经公开招标遴选，确定</w:t>
      </w:r>
      <w:r>
        <w:rPr>
          <w:rFonts w:hint="eastAsia" w:eastAsia="仿宋_GB2312"/>
          <w:b w:val="0"/>
          <w:bCs w:val="0"/>
          <w:color w:val="auto"/>
          <w:spacing w:val="-3"/>
          <w:sz w:val="32"/>
          <w:szCs w:val="32"/>
          <w:highlight w:val="none"/>
          <w:lang w:val="en-US" w:eastAsia="zh-CN"/>
        </w:rPr>
        <w:t>四川省建筑设计研究院有限公司</w:t>
      </w:r>
      <w:r>
        <w:rPr>
          <w:rFonts w:hint="eastAsia" w:eastAsia="仿宋_GB2312"/>
          <w:color w:val="auto"/>
          <w:spacing w:val="-3"/>
          <w:sz w:val="32"/>
          <w:szCs w:val="32"/>
          <w:highlight w:val="none"/>
          <w:lang w:val="en-US" w:eastAsia="zh-CN"/>
        </w:rPr>
        <w:t>为本项目设计单位，双方于①2022年6月23日签订《房屋建筑工程设计合同》，合同价款1,730,000.00元；②2023年1月18日签订《设计补充合同》，合同价款调整增加220,000.00元。</w:t>
      </w:r>
    </w:p>
    <w:p w14:paraId="7BA06965">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5.通过比选方式选定合江达源建设工程有限公司为本项目施工及监理招标代理服务单位，双方于2022年7月4日签订《委托招标代理合同》，服务收费按标准下浮20%，合同金额248,928.00元。</w:t>
      </w:r>
    </w:p>
    <w:p w14:paraId="28C753CD">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6.以</w:t>
      </w:r>
      <w:r>
        <w:rPr>
          <w:rFonts w:hint="eastAsia" w:eastAsia="仿宋_GB2312"/>
          <w:color w:val="auto"/>
          <w:spacing w:val="-3"/>
          <w:sz w:val="32"/>
          <w:szCs w:val="32"/>
          <w:highlight w:val="none"/>
          <w:lang w:val="en-US" w:eastAsia="zh-CN"/>
        </w:rPr>
        <w:t>直接委托</w:t>
      </w:r>
      <w:r>
        <w:rPr>
          <w:rFonts w:hint="eastAsia" w:eastAsia="仿宋_GB2312"/>
          <w:color w:val="000000" w:themeColor="text1"/>
          <w:spacing w:val="-3"/>
          <w:sz w:val="32"/>
          <w:szCs w:val="32"/>
          <w:highlight w:val="none"/>
          <w:lang w:val="en-US" w:eastAsia="zh-CN"/>
          <w14:textFill>
            <w14:solidFill>
              <w14:schemeClr w14:val="tx1"/>
            </w14:solidFill>
          </w14:textFill>
        </w:rPr>
        <w:t>的方式确定</w:t>
      </w:r>
      <w:r>
        <w:rPr>
          <w:rFonts w:hint="eastAsia" w:eastAsia="仿宋_GB2312"/>
          <w:b w:val="0"/>
          <w:bCs w:val="0"/>
          <w:color w:val="auto"/>
          <w:spacing w:val="-3"/>
          <w:sz w:val="32"/>
          <w:szCs w:val="32"/>
          <w:lang w:val="en-US" w:eastAsia="zh-CN"/>
        </w:rPr>
        <w:t>四川省建筑设计研究院有限公司</w:t>
      </w:r>
      <w:r>
        <w:rPr>
          <w:rFonts w:hint="eastAsia" w:eastAsia="仿宋_GB2312"/>
          <w:color w:val="000000" w:themeColor="text1"/>
          <w:spacing w:val="-3"/>
          <w:sz w:val="32"/>
          <w:szCs w:val="32"/>
          <w:highlight w:val="none"/>
          <w:lang w:val="en-US" w:eastAsia="zh-CN"/>
          <w14:textFill>
            <w14:solidFill>
              <w14:schemeClr w14:val="tx1"/>
            </w14:solidFill>
          </w14:textFill>
        </w:rPr>
        <w:t>为招标控制价和工程量清单编制单位，</w:t>
      </w:r>
      <w:r>
        <w:rPr>
          <w:rFonts w:hint="eastAsia" w:eastAsia="仿宋_GB2312"/>
          <w:color w:val="auto"/>
          <w:spacing w:val="-3"/>
          <w:sz w:val="32"/>
          <w:szCs w:val="32"/>
          <w:highlight w:val="none"/>
          <w:lang w:val="en-US" w:eastAsia="zh-CN"/>
        </w:rPr>
        <w:t>双方于</w:t>
      </w:r>
      <w:r>
        <w:rPr>
          <w:rFonts w:hint="eastAsia" w:eastAsia="仿宋_GB2312"/>
          <w:color w:val="000000" w:themeColor="text1"/>
          <w:spacing w:val="-3"/>
          <w:sz w:val="32"/>
          <w:szCs w:val="32"/>
          <w:highlight w:val="none"/>
          <w:lang w:val="en-US" w:eastAsia="zh-CN"/>
          <w14:textFill>
            <w14:solidFill>
              <w14:schemeClr w14:val="tx1"/>
            </w14:solidFill>
          </w14:textFill>
        </w:rPr>
        <w:t>2022年7月5日签订《建设工程造价咨询合同》，合同价款为200,000.00元，最终核定金额为180,000.00元。</w:t>
      </w:r>
    </w:p>
    <w:p w14:paraId="72ED1E31">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7.以公开招标的方式确定四川明清工程咨询有限公司为监理单位，双方于2022年8月28日签订《建设工程监理合同》，合同价款为1,523,800.00元。</w:t>
      </w:r>
    </w:p>
    <w:p w14:paraId="0169C531">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8.</w:t>
      </w:r>
      <w:r>
        <w:rPr>
          <w:rFonts w:hint="eastAsia" w:eastAsia="仿宋_GB2312"/>
          <w:color w:val="000000" w:themeColor="text1"/>
          <w:spacing w:val="-3"/>
          <w:sz w:val="32"/>
          <w:szCs w:val="32"/>
          <w:highlight w:val="none"/>
          <w:lang w:val="en-US" w:eastAsia="zh-CN"/>
          <w14:textFill>
            <w14:solidFill>
              <w14:schemeClr w14:val="tx1"/>
            </w14:solidFill>
          </w14:textFill>
        </w:rPr>
        <w:tab/>
      </w:r>
      <w:r>
        <w:rPr>
          <w:rFonts w:hint="eastAsia" w:eastAsia="仿宋_GB2312"/>
          <w:color w:val="000000" w:themeColor="text1"/>
          <w:spacing w:val="-3"/>
          <w:sz w:val="32"/>
          <w:szCs w:val="32"/>
          <w:highlight w:val="none"/>
          <w:lang w:val="en-US" w:eastAsia="zh-CN"/>
          <w14:textFill>
            <w14:solidFill>
              <w14:schemeClr w14:val="tx1"/>
            </w14:solidFill>
          </w14:textFill>
        </w:rPr>
        <w:t>以公开招标的方式确定四川省建筑机械化工程有限公司为施工单位，双方于2022年8月22日并签订《建设工程施工合同》，合同价为93,235,181.14元。</w:t>
      </w:r>
    </w:p>
    <w:p w14:paraId="3E9CC5DF">
      <w:pPr>
        <w:adjustRightInd w:val="0"/>
        <w:spacing w:line="600" w:lineRule="exact"/>
        <w:ind w:firstLine="628"/>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9.2022年12月13日以网上投标竞价的方式确定四川名阳岩土工程有限公司为勘察单位，双方于2022年12月22日签订《建设工程勘察合同》，合同价67,960.70元。</w:t>
      </w:r>
    </w:p>
    <w:p w14:paraId="6BF71ABE">
      <w:pPr>
        <w:adjustRightInd w:val="0"/>
        <w:spacing w:line="600" w:lineRule="exact"/>
        <w:ind w:firstLine="628" w:firstLineChars="200"/>
        <w:jc w:val="both"/>
        <w:textAlignment w:val="baseline"/>
        <w:rPr>
          <w:rFonts w:hint="eastAsia" w:eastAsia="仿宋_GB2312"/>
          <w:color w:val="000000" w:themeColor="text1"/>
          <w:spacing w:val="-3"/>
          <w:sz w:val="32"/>
          <w:szCs w:val="32"/>
          <w:highlight w:val="none"/>
          <w:lang w:val="en-US" w:eastAsia="zh-CN"/>
          <w14:textFill>
            <w14:solidFill>
              <w14:schemeClr w14:val="tx1"/>
            </w14:solidFill>
          </w14:textFill>
        </w:rPr>
      </w:pPr>
      <w:r>
        <w:rPr>
          <w:rFonts w:hint="eastAsia" w:eastAsia="仿宋_GB2312"/>
          <w:color w:val="000000" w:themeColor="text1"/>
          <w:spacing w:val="-3"/>
          <w:sz w:val="32"/>
          <w:szCs w:val="32"/>
          <w:highlight w:val="none"/>
          <w:lang w:val="en-US" w:eastAsia="zh-CN"/>
          <w14:textFill>
            <w14:solidFill>
              <w14:schemeClr w14:val="tx1"/>
            </w14:solidFill>
          </w14:textFill>
        </w:rPr>
        <w:t>10.经竞争性磋商的方式遴选，确定中正天达建设集团有限公司为本项目施工阶段全过程造价控制单位，双方于2023年2月28日签订签订《建设工程造价咨询合同》，合同价款566,000.00元。</w:t>
      </w:r>
    </w:p>
    <w:p w14:paraId="74FDCE5D">
      <w:pPr>
        <w:keepNext w:val="0"/>
        <w:keepLines w:val="0"/>
        <w:pageBreakBefore w:val="0"/>
        <w:kinsoku/>
        <w:wordWrap/>
        <w:overflowPunct/>
        <w:topLinePunct w:val="0"/>
        <w:autoSpaceDE/>
        <w:autoSpaceDN/>
        <w:bidi w:val="0"/>
        <w:snapToGrid w:val="0"/>
        <w:spacing w:line="600" w:lineRule="exact"/>
        <w:ind w:firstLine="640" w:firstLineChars="200"/>
        <w:jc w:val="both"/>
        <w:outlineLvl w:val="0"/>
        <w:rPr>
          <w:rFonts w:hint="eastAsia" w:eastAsia="黑体"/>
          <w:color w:val="auto"/>
          <w:kern w:val="2"/>
          <w:sz w:val="32"/>
          <w:szCs w:val="32"/>
        </w:rPr>
      </w:pPr>
      <w:bookmarkStart w:id="28" w:name="_Toc42948819"/>
      <w:bookmarkStart w:id="29" w:name="_Toc44751354"/>
      <w:bookmarkStart w:id="30" w:name="_Toc45828873"/>
      <w:bookmarkStart w:id="31" w:name="_Toc1768214993"/>
      <w:r>
        <w:rPr>
          <w:rFonts w:hint="eastAsia" w:eastAsia="黑体"/>
          <w:color w:val="auto"/>
          <w:kern w:val="2"/>
          <w:sz w:val="32"/>
          <w:szCs w:val="32"/>
        </w:rPr>
        <w:t>四、</w:t>
      </w:r>
      <w:bookmarkEnd w:id="28"/>
      <w:bookmarkEnd w:id="29"/>
      <w:r>
        <w:rPr>
          <w:rFonts w:hint="eastAsia" w:eastAsia="黑体"/>
          <w:color w:val="auto"/>
          <w:kern w:val="2"/>
          <w:sz w:val="32"/>
          <w:szCs w:val="32"/>
        </w:rPr>
        <w:t>资金来源及到位情况</w:t>
      </w:r>
      <w:bookmarkEnd w:id="30"/>
      <w:bookmarkEnd w:id="31"/>
    </w:p>
    <w:p w14:paraId="6CEBAC3A">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ascii="楷体_GB2312" w:eastAsia="楷体_GB2312"/>
          <w:b/>
          <w:color w:val="auto"/>
          <w:sz w:val="32"/>
          <w:szCs w:val="32"/>
        </w:rPr>
      </w:pPr>
      <w:bookmarkStart w:id="32" w:name="_Toc1510680165"/>
      <w:bookmarkStart w:id="33" w:name="_Toc45828874"/>
      <w:bookmarkStart w:id="34" w:name="_Toc45827776"/>
      <w:bookmarkStart w:id="35" w:name="_Toc45828233"/>
      <w:r>
        <w:rPr>
          <w:rFonts w:hint="eastAsia" w:ascii="楷体_GB2312" w:eastAsia="楷体_GB2312"/>
          <w:b/>
          <w:color w:val="auto"/>
          <w:sz w:val="32"/>
          <w:szCs w:val="32"/>
        </w:rPr>
        <w:t>（一）资金来源情况</w:t>
      </w:r>
      <w:bookmarkEnd w:id="32"/>
      <w:bookmarkEnd w:id="33"/>
      <w:bookmarkEnd w:id="34"/>
      <w:bookmarkEnd w:id="35"/>
    </w:p>
    <w:p w14:paraId="762C8628">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color w:val="auto"/>
          <w:spacing w:val="-3"/>
          <w:sz w:val="32"/>
          <w:szCs w:val="32"/>
          <w:highlight w:val="none"/>
          <w:lang w:val="en-US" w:eastAsia="zh-CN"/>
        </w:rPr>
      </w:pPr>
      <w:bookmarkStart w:id="36" w:name="_Toc45828875"/>
      <w:bookmarkStart w:id="37" w:name="_Toc45828234"/>
      <w:r>
        <w:rPr>
          <w:rFonts w:hint="eastAsia" w:eastAsia="仿宋_GB2312"/>
          <w:color w:val="auto"/>
          <w:spacing w:val="-3"/>
          <w:sz w:val="32"/>
          <w:szCs w:val="32"/>
          <w:lang w:val="en-US" w:eastAsia="zh-CN"/>
        </w:rPr>
        <w:t>项目总投资为120,000,000.00元，资金来源为州本级财政资金</w:t>
      </w:r>
      <w:r>
        <w:rPr>
          <w:rFonts w:hint="eastAsia" w:eastAsia="仿宋_GB2312"/>
          <w:color w:val="auto"/>
          <w:spacing w:val="-3"/>
          <w:sz w:val="32"/>
          <w:szCs w:val="32"/>
          <w:highlight w:val="none"/>
          <w:lang w:val="en-US" w:eastAsia="zh-CN"/>
        </w:rPr>
        <w:t>。</w:t>
      </w:r>
    </w:p>
    <w:p w14:paraId="7005A68D">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ascii="楷体_GB2312" w:eastAsia="楷体_GB2312"/>
          <w:b/>
          <w:color w:val="auto"/>
          <w:sz w:val="32"/>
          <w:szCs w:val="32"/>
        </w:rPr>
      </w:pPr>
      <w:bookmarkStart w:id="38" w:name="_Toc302374674"/>
      <w:r>
        <w:rPr>
          <w:rFonts w:hint="eastAsia" w:ascii="楷体_GB2312" w:eastAsia="楷体_GB2312"/>
          <w:b/>
          <w:color w:val="auto"/>
          <w:sz w:val="32"/>
          <w:szCs w:val="32"/>
        </w:rPr>
        <w:t>（二）资金到位情况</w:t>
      </w:r>
      <w:bookmarkEnd w:id="36"/>
      <w:bookmarkEnd w:id="37"/>
      <w:bookmarkEnd w:id="38"/>
    </w:p>
    <w:p w14:paraId="4B7533F0">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default" w:eastAsia="仿宋_GB2312"/>
          <w:color w:val="FF0000"/>
          <w:spacing w:val="-3"/>
          <w:sz w:val="32"/>
          <w:szCs w:val="32"/>
          <w:highlight w:val="none"/>
          <w:lang w:val="en-US" w:eastAsia="zh-CN"/>
          <w:rPrChange w:id="45" w:author="先生你先" w:date="2026-07-20T21:21:43Z">
            <w:rPr>
              <w:rFonts w:hint="default" w:eastAsia="仿宋_GB2312"/>
              <w:color w:val="auto"/>
              <w:spacing w:val="-3"/>
              <w:sz w:val="32"/>
              <w:szCs w:val="32"/>
              <w:highlight w:val="none"/>
              <w:lang w:val="en-US" w:eastAsia="zh-CN"/>
            </w:rPr>
          </w:rPrChange>
        </w:rPr>
      </w:pPr>
      <w:bookmarkStart w:id="39" w:name="_Toc42948820"/>
      <w:bookmarkStart w:id="40" w:name="_Toc44751355"/>
      <w:bookmarkStart w:id="41" w:name="_Toc45828876"/>
      <w:r>
        <w:rPr>
          <w:rFonts w:hint="eastAsia" w:eastAsia="仿宋_GB2312"/>
          <w:color w:val="auto"/>
          <w:spacing w:val="-3"/>
          <w:sz w:val="32"/>
          <w:szCs w:val="32"/>
          <w:highlight w:val="none"/>
          <w:lang w:val="en-US" w:eastAsia="zh-CN"/>
        </w:rPr>
        <w:t>截止2026年7月13日，依据2023年1月10日由中共阿坝州人民政府党组关于审定《</w:t>
      </w:r>
      <w:r>
        <w:rPr>
          <w:rFonts w:hint="eastAsia" w:eastAsia="仿宋_GB2312"/>
          <w:color w:val="auto"/>
          <w:spacing w:val="-3"/>
          <w:sz w:val="32"/>
          <w:szCs w:val="32"/>
          <w:highlight w:val="none"/>
          <w:lang w:eastAsia="zh-CN"/>
        </w:rPr>
        <w:t>马尔康城市环境质量提升（房屋建筑）工程（州级）项目</w:t>
      </w:r>
      <w:r>
        <w:rPr>
          <w:rFonts w:hint="eastAsia" w:eastAsia="仿宋_GB2312"/>
          <w:color w:val="auto"/>
          <w:spacing w:val="-3"/>
          <w:sz w:val="32"/>
          <w:szCs w:val="32"/>
          <w:highlight w:val="none"/>
          <w:lang w:val="en-US" w:eastAsia="zh-CN"/>
        </w:rPr>
        <w:t>资金平衡方案（送审稿）的请示》上进行批示，（阿府党组〔2023〕4号）文件精神</w:t>
      </w:r>
      <w:r>
        <w:rPr>
          <w:rFonts w:hint="eastAsia" w:eastAsia="仿宋_GB2312"/>
          <w:color w:val="FF0000"/>
          <w:spacing w:val="-3"/>
          <w:sz w:val="32"/>
          <w:szCs w:val="32"/>
          <w:highlight w:val="none"/>
          <w:lang w:val="en-US" w:eastAsia="zh-CN"/>
          <w:rPrChange w:id="46" w:author="先生你先" w:date="2026-07-20T21:21:43Z">
            <w:rPr>
              <w:rFonts w:hint="eastAsia" w:eastAsia="仿宋_GB2312"/>
              <w:color w:val="auto"/>
              <w:spacing w:val="-3"/>
              <w:sz w:val="32"/>
              <w:szCs w:val="32"/>
              <w:highlight w:val="none"/>
              <w:lang w:val="en-US" w:eastAsia="zh-CN"/>
            </w:rPr>
          </w:rPrChange>
        </w:rPr>
        <w:t>，2023年-2025年累计到位资金77,288,874.98元。</w:t>
      </w:r>
    </w:p>
    <w:p w14:paraId="588E379F">
      <w:pPr>
        <w:keepNext w:val="0"/>
        <w:keepLines w:val="0"/>
        <w:pageBreakBefore w:val="0"/>
        <w:kinsoku/>
        <w:wordWrap/>
        <w:overflowPunct/>
        <w:topLinePunct w:val="0"/>
        <w:autoSpaceDE/>
        <w:autoSpaceDN/>
        <w:bidi w:val="0"/>
        <w:snapToGrid w:val="0"/>
        <w:spacing w:line="600" w:lineRule="exact"/>
        <w:ind w:firstLine="640" w:firstLineChars="200"/>
        <w:jc w:val="both"/>
        <w:outlineLvl w:val="0"/>
        <w:rPr>
          <w:rFonts w:eastAsia="黑体"/>
          <w:color w:val="auto"/>
          <w:kern w:val="2"/>
          <w:sz w:val="32"/>
          <w:szCs w:val="32"/>
          <w:highlight w:val="none"/>
        </w:rPr>
      </w:pPr>
      <w:bookmarkStart w:id="42" w:name="_Toc1064837116"/>
      <w:r>
        <w:rPr>
          <w:rFonts w:hint="eastAsia" w:eastAsia="黑体"/>
          <w:color w:val="auto"/>
          <w:kern w:val="2"/>
          <w:sz w:val="32"/>
          <w:szCs w:val="32"/>
          <w:highlight w:val="none"/>
        </w:rPr>
        <w:t>五、</w:t>
      </w:r>
      <w:bookmarkEnd w:id="39"/>
      <w:bookmarkEnd w:id="40"/>
      <w:r>
        <w:rPr>
          <w:rFonts w:hint="eastAsia" w:eastAsia="黑体"/>
          <w:color w:val="auto"/>
          <w:kern w:val="2"/>
          <w:sz w:val="32"/>
          <w:szCs w:val="32"/>
          <w:highlight w:val="none"/>
        </w:rPr>
        <w:t>财务决算审核情况</w:t>
      </w:r>
      <w:bookmarkEnd w:id="41"/>
      <w:bookmarkEnd w:id="42"/>
    </w:p>
    <w:p w14:paraId="1CA9586D">
      <w:pPr>
        <w:keepNext w:val="0"/>
        <w:keepLines w:val="0"/>
        <w:pageBreakBefore w:val="0"/>
        <w:kinsoku/>
        <w:wordWrap/>
        <w:overflowPunct/>
        <w:topLinePunct w:val="0"/>
        <w:autoSpaceDE/>
        <w:autoSpaceDN/>
        <w:bidi w:val="0"/>
        <w:adjustRightInd w:val="0"/>
        <w:spacing w:line="600" w:lineRule="exact"/>
        <w:ind w:firstLine="628" w:firstLineChars="200"/>
        <w:textAlignment w:val="baseline"/>
        <w:rPr>
          <w:rFonts w:hint="eastAsia" w:eastAsia="仿宋_GB2312"/>
          <w:color w:val="auto"/>
          <w:spacing w:val="-3"/>
          <w:sz w:val="32"/>
          <w:szCs w:val="32"/>
          <w:highlight w:val="none"/>
          <w:lang w:val="en-US" w:eastAsia="zh-CN"/>
        </w:rPr>
      </w:pPr>
      <w:bookmarkStart w:id="43" w:name="_Toc45828877"/>
      <w:r>
        <w:rPr>
          <w:rFonts w:hint="eastAsia" w:eastAsia="仿宋_GB2312"/>
          <w:color w:val="auto"/>
          <w:spacing w:val="-3"/>
          <w:sz w:val="32"/>
          <w:szCs w:val="32"/>
          <w:highlight w:val="none"/>
          <w:lang w:val="en-US" w:eastAsia="zh-CN"/>
        </w:rPr>
        <w:t>截止2026年7月13日，实际完成投资84,707,685.26元，其中：建筑安装工程投资79,540,159.04元，待摊投资5,167,526.22元。</w:t>
      </w:r>
    </w:p>
    <w:p w14:paraId="56B142CE">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hint="eastAsia" w:ascii="楷体_GB2312" w:eastAsia="楷体_GB2312"/>
          <w:b/>
          <w:color w:val="auto"/>
          <w:sz w:val="32"/>
          <w:szCs w:val="32"/>
        </w:rPr>
      </w:pPr>
      <w:bookmarkStart w:id="44" w:name="_Toc1736178161"/>
      <w:r>
        <w:rPr>
          <w:rFonts w:hint="eastAsia" w:ascii="楷体_GB2312" w:eastAsia="楷体_GB2312"/>
          <w:b/>
          <w:color w:val="auto"/>
          <w:sz w:val="32"/>
          <w:szCs w:val="32"/>
          <w:lang w:eastAsia="zh-CN"/>
        </w:rPr>
        <w:t>（</w:t>
      </w:r>
      <w:r>
        <w:rPr>
          <w:rFonts w:hint="eastAsia" w:ascii="楷体_GB2312" w:eastAsia="楷体_GB2312"/>
          <w:b/>
          <w:color w:val="auto"/>
          <w:sz w:val="32"/>
          <w:szCs w:val="32"/>
          <w:lang w:val="en-US" w:eastAsia="zh-CN"/>
        </w:rPr>
        <w:t>一）</w:t>
      </w:r>
      <w:r>
        <w:rPr>
          <w:rFonts w:hint="eastAsia" w:ascii="楷体_GB2312" w:eastAsia="楷体_GB2312"/>
          <w:b/>
          <w:color w:val="auto"/>
          <w:sz w:val="32"/>
          <w:szCs w:val="32"/>
        </w:rPr>
        <w:t>建筑安装工程投资审定情况</w:t>
      </w:r>
      <w:bookmarkEnd w:id="43"/>
      <w:bookmarkEnd w:id="44"/>
      <w:bookmarkStart w:id="45" w:name="_Hlk45136280"/>
      <w:bookmarkStart w:id="46" w:name="_Toc45828878"/>
      <w:bookmarkStart w:id="47" w:name="_Toc45670163"/>
      <w:bookmarkStart w:id="48" w:name="_Toc45670083"/>
      <w:bookmarkStart w:id="49" w:name="_Toc45828237"/>
      <w:bookmarkStart w:id="50" w:name="_Toc42947672"/>
      <w:bookmarkStart w:id="51" w:name="_Toc44751358"/>
      <w:bookmarkStart w:id="52" w:name="_Toc42948823"/>
    </w:p>
    <w:p w14:paraId="57EC02F9">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auto"/>
          <w:spacing w:val="-3"/>
          <w:sz w:val="32"/>
          <w:szCs w:val="32"/>
          <w:highlight w:val="none"/>
        </w:rPr>
      </w:pPr>
      <w:r>
        <w:rPr>
          <w:rFonts w:hint="eastAsia" w:eastAsia="仿宋_GB2312"/>
          <w:color w:val="auto"/>
          <w:spacing w:val="-3"/>
          <w:sz w:val="32"/>
          <w:szCs w:val="32"/>
          <w:highlight w:val="none"/>
          <w:lang w:val="en-US" w:eastAsia="zh-CN"/>
        </w:rPr>
        <w:t>1根据阿坝州财政局《关于转下达马尔康城市环境质量提升（房屋建筑）工程（州级）项目竣工结算的函》（阿州财建函〔2026〕8号文件），委托四川兴凯宏工程管理有限公司开展本项目竣工结算审核工作，于2026年4月13日出具《马尔康城市环境质量提升（房屋建筑）工程（州级）项目竣工审核报告书》（兴凯宏结审〔2025〕第176号）。项目送审金额85,148,079.38元，审定金额79,540,159.04元，审减金额560,064.34元，审减率6.59%。</w:t>
      </w:r>
    </w:p>
    <w:p w14:paraId="105271F0">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s="Times New Roman"/>
          <w:color w:val="auto"/>
          <w:spacing w:val="-3"/>
          <w:sz w:val="32"/>
          <w:szCs w:val="32"/>
          <w:highlight w:val="none"/>
          <w:lang w:val="en-US" w:eastAsia="zh-CN" w:bidi="ar-SA"/>
        </w:rPr>
      </w:pPr>
      <w:r>
        <w:rPr>
          <w:rFonts w:hint="eastAsia" w:eastAsia="仿宋_GB2312"/>
          <w:color w:val="auto"/>
          <w:spacing w:val="-3"/>
          <w:sz w:val="32"/>
          <w:szCs w:val="32"/>
          <w:lang w:val="en-US" w:eastAsia="zh-CN"/>
        </w:rPr>
        <w:t>2.</w:t>
      </w:r>
      <w:r>
        <w:rPr>
          <w:rFonts w:hint="eastAsia" w:eastAsia="仿宋_GB2312"/>
          <w:color w:val="auto"/>
          <w:spacing w:val="-3"/>
          <w:sz w:val="32"/>
          <w:szCs w:val="32"/>
        </w:rPr>
        <w:t>财务</w:t>
      </w:r>
      <w:r>
        <w:rPr>
          <w:rFonts w:hint="eastAsia" w:eastAsia="仿宋_GB2312"/>
          <w:color w:val="auto"/>
          <w:spacing w:val="-3"/>
          <w:sz w:val="32"/>
          <w:szCs w:val="32"/>
          <w:lang w:val="en-US" w:eastAsia="zh-CN"/>
        </w:rPr>
        <w:t>审核</w:t>
      </w:r>
      <w:r>
        <w:rPr>
          <w:rFonts w:hint="eastAsia" w:eastAsia="仿宋_GB2312"/>
          <w:color w:val="auto"/>
          <w:spacing w:val="-3"/>
          <w:sz w:val="32"/>
          <w:szCs w:val="32"/>
        </w:rPr>
        <w:t>依据该项目工程施工合同、发票、经审批的支付凭证及</w:t>
      </w:r>
      <w:r>
        <w:rPr>
          <w:rFonts w:hint="eastAsia" w:eastAsia="仿宋_GB2312"/>
          <w:color w:val="auto"/>
          <w:spacing w:val="-3"/>
          <w:sz w:val="32"/>
          <w:szCs w:val="32"/>
          <w:highlight w:val="none"/>
          <w:lang w:val="en-US" w:eastAsia="zh-CN"/>
        </w:rPr>
        <w:t>阿州财建函〔2026〕8号、兴凯宏结审〔2025〕第176号</w:t>
      </w:r>
      <w:r>
        <w:rPr>
          <w:rFonts w:hint="eastAsia" w:eastAsia="仿宋_GB2312"/>
          <w:color w:val="auto"/>
          <w:spacing w:val="-3"/>
          <w:sz w:val="32"/>
          <w:szCs w:val="32"/>
        </w:rPr>
        <w:t>等进行审核确认，</w:t>
      </w:r>
      <w:r>
        <w:rPr>
          <w:rFonts w:hint="eastAsia" w:eastAsia="仿宋_GB2312"/>
          <w:color w:val="auto"/>
          <w:spacing w:val="-3"/>
          <w:sz w:val="32"/>
          <w:szCs w:val="32"/>
          <w:u w:val="none"/>
        </w:rPr>
        <w:t>审定建筑安装工程金额</w:t>
      </w:r>
      <w:r>
        <w:rPr>
          <w:rFonts w:hint="eastAsia" w:eastAsia="仿宋_GB2312"/>
          <w:color w:val="auto"/>
          <w:spacing w:val="-3"/>
          <w:sz w:val="32"/>
          <w:szCs w:val="32"/>
          <w:u w:val="none"/>
          <w:lang w:val="en-US" w:eastAsia="zh-CN"/>
        </w:rPr>
        <w:t>为</w:t>
      </w:r>
      <w:r>
        <w:rPr>
          <w:rFonts w:hint="eastAsia" w:eastAsia="仿宋_GB2312"/>
          <w:color w:val="auto"/>
          <w:spacing w:val="-3"/>
          <w:sz w:val="32"/>
          <w:szCs w:val="32"/>
          <w:highlight w:val="none"/>
          <w:lang w:eastAsia="zh-CN"/>
        </w:rPr>
        <w:t>79,540,159.04</w:t>
      </w:r>
      <w:r>
        <w:rPr>
          <w:rFonts w:hint="eastAsia" w:eastAsia="仿宋_GB2312"/>
          <w:color w:val="auto"/>
          <w:spacing w:val="-3"/>
          <w:sz w:val="32"/>
          <w:szCs w:val="32"/>
        </w:rPr>
        <w:t>元</w:t>
      </w:r>
      <w:r>
        <w:rPr>
          <w:rFonts w:hint="eastAsia" w:eastAsia="仿宋_GB2312" w:cs="Times New Roman"/>
          <w:color w:val="auto"/>
          <w:spacing w:val="-3"/>
          <w:sz w:val="32"/>
          <w:szCs w:val="32"/>
          <w:highlight w:val="none"/>
          <w:lang w:val="en-US" w:eastAsia="zh-CN" w:bidi="ar-SA"/>
        </w:rPr>
        <w:t>。</w:t>
      </w:r>
    </w:p>
    <w:bookmarkEnd w:id="45"/>
    <w:p w14:paraId="35026A9D">
      <w:pPr>
        <w:keepNext w:val="0"/>
        <w:keepLines w:val="0"/>
        <w:pageBreakBefore w:val="0"/>
        <w:kinsoku/>
        <w:wordWrap/>
        <w:overflowPunct/>
        <w:topLinePunct w:val="0"/>
        <w:autoSpaceDE/>
        <w:autoSpaceDN/>
        <w:bidi w:val="0"/>
        <w:adjustRightInd w:val="0"/>
        <w:spacing w:line="600" w:lineRule="exact"/>
        <w:ind w:firstLine="643" w:firstLineChars="200"/>
        <w:textAlignment w:val="baseline"/>
        <w:outlineLvl w:val="1"/>
        <w:rPr>
          <w:rFonts w:hint="eastAsia" w:ascii="楷体_GB2312" w:eastAsia="楷体_GB2312"/>
          <w:b/>
          <w:color w:val="auto"/>
          <w:sz w:val="32"/>
          <w:szCs w:val="32"/>
        </w:rPr>
      </w:pPr>
      <w:bookmarkStart w:id="53" w:name="_Toc2086040138"/>
      <w:r>
        <w:rPr>
          <w:rFonts w:hint="eastAsia" w:ascii="楷体_GB2312" w:eastAsia="楷体_GB2312"/>
          <w:b/>
          <w:color w:val="auto"/>
          <w:sz w:val="32"/>
          <w:szCs w:val="32"/>
        </w:rPr>
        <w:t>（二）</w:t>
      </w:r>
      <w:bookmarkEnd w:id="46"/>
      <w:bookmarkEnd w:id="47"/>
      <w:bookmarkEnd w:id="48"/>
      <w:bookmarkEnd w:id="49"/>
      <w:r>
        <w:rPr>
          <w:rFonts w:hint="eastAsia" w:ascii="楷体_GB2312" w:eastAsia="楷体_GB2312"/>
          <w:b/>
          <w:color w:val="auto"/>
          <w:sz w:val="32"/>
          <w:szCs w:val="32"/>
        </w:rPr>
        <w:t>项目资金支出情况审核</w:t>
      </w:r>
      <w:bookmarkEnd w:id="53"/>
    </w:p>
    <w:p w14:paraId="3D29626B">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hint="eastAsia" w:eastAsia="仿宋_GB2312"/>
          <w:color w:val="auto"/>
          <w:spacing w:val="-3"/>
          <w:sz w:val="32"/>
          <w:szCs w:val="32"/>
          <w:highlight w:val="none"/>
          <w:lang w:val="en-US" w:eastAsia="zh-CN"/>
        </w:rPr>
      </w:pPr>
      <w:bookmarkStart w:id="54" w:name="_Hlk45136817"/>
      <w:r>
        <w:rPr>
          <w:rFonts w:hint="eastAsia" w:eastAsia="仿宋_GB2312"/>
          <w:color w:val="auto"/>
          <w:spacing w:val="-3"/>
          <w:sz w:val="32"/>
          <w:szCs w:val="32"/>
          <w:highlight w:val="none"/>
          <w:lang w:val="en-US" w:eastAsia="zh-CN"/>
        </w:rPr>
        <w:t>截至决算基准日，该项目送审投资总额84,707,685.26元，审定投资总额84,707,685.26元，其中：建筑安装工程投资79,540,159.04元，待摊投资5,167,526.22元。详见下表：</w:t>
      </w:r>
    </w:p>
    <w:p w14:paraId="2BE70E85">
      <w:pPr>
        <w:keepNext w:val="0"/>
        <w:keepLines w:val="0"/>
        <w:widowControl/>
        <w:suppressLineNumbers w:val="0"/>
        <w:ind w:left="0" w:leftChars="0" w:firstLine="0" w:firstLineChars="0"/>
        <w:jc w:val="right"/>
        <w:textAlignment w:val="center"/>
        <w:rPr>
          <w:rFonts w:hint="eastAsia"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单位：元</w:t>
      </w:r>
    </w:p>
    <w:bookmarkEnd w:id="50"/>
    <w:bookmarkEnd w:id="51"/>
    <w:bookmarkEnd w:id="52"/>
    <w:bookmarkEnd w:id="54"/>
    <w:tbl>
      <w:tblPr>
        <w:tblStyle w:val="20"/>
        <w:tblW w:w="9289" w:type="dxa"/>
        <w:tblInd w:w="1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89"/>
        <w:gridCol w:w="2463"/>
        <w:gridCol w:w="2312"/>
        <w:gridCol w:w="2150"/>
        <w:gridCol w:w="975"/>
      </w:tblGrid>
      <w:tr w14:paraId="0DF25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1" w:hRule="atLeast"/>
          <w:tblHeader/>
        </w:trPr>
        <w:tc>
          <w:tcPr>
            <w:tcW w:w="13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D15D8">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bookmarkStart w:id="55" w:name="_Toc45670084"/>
            <w:bookmarkStart w:id="56" w:name="_Toc45828239"/>
            <w:bookmarkStart w:id="57" w:name="_Toc45670164"/>
            <w:bookmarkStart w:id="58" w:name="_Toc45828880"/>
            <w:bookmarkStart w:id="59" w:name="_Toc44751361"/>
            <w:bookmarkStart w:id="60" w:name="_Toc42948826"/>
            <w:r>
              <w:rPr>
                <w:rFonts w:hint="eastAsia" w:ascii="Times New Roman" w:hAnsi="Times New Roman" w:eastAsia="宋体" w:cs="Times New Roman"/>
                <w:b/>
                <w:bCs/>
                <w:i w:val="0"/>
                <w:iCs w:val="0"/>
                <w:color w:val="000000"/>
                <w:kern w:val="0"/>
                <w:sz w:val="28"/>
                <w:szCs w:val="28"/>
                <w:u w:val="none"/>
                <w:lang w:val="en-US" w:eastAsia="zh-CN" w:bidi="ar"/>
              </w:rPr>
              <w:t>支出类别</w:t>
            </w:r>
          </w:p>
        </w:tc>
        <w:tc>
          <w:tcPr>
            <w:tcW w:w="24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F6935">
            <w:pPr>
              <w:keepNext w:val="0"/>
              <w:keepLines w:val="0"/>
              <w:widowControl/>
              <w:suppressLineNumbers w:val="0"/>
              <w:ind w:left="0" w:leftChars="0" w:firstLine="281" w:firstLineChars="10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款项类型</w:t>
            </w:r>
          </w:p>
        </w:tc>
        <w:tc>
          <w:tcPr>
            <w:tcW w:w="2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42734">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送审投资额</w:t>
            </w:r>
          </w:p>
        </w:tc>
        <w:tc>
          <w:tcPr>
            <w:tcW w:w="2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74F32">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审定投资额</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E05F5">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审增(减)率</w:t>
            </w:r>
          </w:p>
        </w:tc>
      </w:tr>
      <w:tr w14:paraId="04AF9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7" w:hRule="atLeast"/>
        </w:trPr>
        <w:tc>
          <w:tcPr>
            <w:tcW w:w="13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B7DBC5">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cs="Times New Roman"/>
                <w:b/>
                <w:bCs/>
                <w:i w:val="0"/>
                <w:iCs w:val="0"/>
                <w:color w:val="000000"/>
                <w:kern w:val="0"/>
                <w:sz w:val="28"/>
                <w:szCs w:val="28"/>
                <w:u w:val="none"/>
                <w:lang w:val="en-US" w:eastAsia="zh-CN" w:bidi="ar"/>
              </w:rPr>
              <w:t>建筑安装工程投资</w:t>
            </w:r>
          </w:p>
        </w:tc>
        <w:tc>
          <w:tcPr>
            <w:tcW w:w="24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7676A">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工程费用</w:t>
            </w:r>
          </w:p>
        </w:tc>
        <w:tc>
          <w:tcPr>
            <w:tcW w:w="2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11B9A">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79,540,159.04</w:t>
            </w:r>
          </w:p>
        </w:tc>
        <w:tc>
          <w:tcPr>
            <w:tcW w:w="2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6A57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79,540,159.04</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5929C">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47" w:author="先生你先" w:date="2026-07-20T21:26:52Z">
                <w:pPr>
                  <w:keepNext w:val="0"/>
                  <w:keepLines w:val="0"/>
                  <w:widowControl/>
                  <w:suppressLineNumbers w:val="0"/>
                  <w:ind w:left="0" w:leftChars="0" w:firstLine="280" w:firstLineChars="1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30592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49A4E5">
            <w:pPr>
              <w:spacing w:line="360" w:lineRule="auto"/>
              <w:jc w:val="center"/>
              <w:rPr>
                <w:rFonts w:hint="eastAsia" w:ascii="宋体" w:hAnsi="宋体" w:eastAsia="宋体" w:cs="宋体"/>
                <w:b/>
                <w:bCs/>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7916B">
            <w:pPr>
              <w:keepNext w:val="0"/>
              <w:keepLines w:val="0"/>
              <w:widowControl/>
              <w:suppressLineNumbers w:val="0"/>
              <w:ind w:left="0" w:leftChars="0" w:firstLine="281" w:firstLineChars="10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小 计</w:t>
            </w:r>
          </w:p>
        </w:tc>
        <w:tc>
          <w:tcPr>
            <w:tcW w:w="2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C966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79,540,159.04</w:t>
            </w:r>
          </w:p>
        </w:tc>
        <w:tc>
          <w:tcPr>
            <w:tcW w:w="2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FA40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79,540,159.04</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0E79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sz w:val="28"/>
                <w:szCs w:val="28"/>
                <w:u w:val="none"/>
              </w:rPr>
              <w:pPrChange w:id="48"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7F54E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9" w:hRule="atLeast"/>
        </w:trPr>
        <w:tc>
          <w:tcPr>
            <w:tcW w:w="138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44C5E">
            <w:pPr>
              <w:keepNext w:val="0"/>
              <w:keepLines w:val="0"/>
              <w:widowControl/>
              <w:suppressLineNumbers w:val="0"/>
              <w:spacing w:line="360" w:lineRule="auto"/>
              <w:ind w:left="0" w:lef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待摊费用</w:t>
            </w: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DD0B7">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49" w:author="先生你先" w:date="2026-07-20T21:26:02Z">
                <w:pPr>
                  <w:keepNext w:val="0"/>
                  <w:keepLines w:val="0"/>
                  <w:widowControl/>
                  <w:suppressLineNumbers w:val="0"/>
                  <w:ind w:firstLine="0" w:firstLineChars="0"/>
                  <w:jc w:val="center"/>
                  <w:textAlignment w:val="center"/>
                </w:pPr>
              </w:pPrChange>
            </w:pPr>
            <w:del w:id="50" w:author="先生你先" w:date="2026-07-20T21:26:06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设计费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3759A">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1,950,000.00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5B1DB">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1,950,000.00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1A932">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51"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64CF0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762CB">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E415D">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52" w:author="先生你先" w:date="2026-07-20T21:26:02Z">
                <w:pPr>
                  <w:keepNext w:val="0"/>
                  <w:keepLines w:val="0"/>
                  <w:widowControl/>
                  <w:suppressLineNumbers w:val="0"/>
                  <w:ind w:firstLine="0" w:firstLineChars="0"/>
                  <w:jc w:val="center"/>
                  <w:textAlignment w:val="center"/>
                </w:pPr>
              </w:pPrChange>
            </w:pPr>
            <w:del w:id="53" w:author="先生你先" w:date="2026-07-20T21:26:07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招标控制价和工程量清单编制费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299AE">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180,000.00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8CCFB">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180,000.00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3CE0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54"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6251A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8DA30">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F7F66">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55" w:author="先生你先" w:date="2026-07-20T21:26:02Z">
                <w:pPr>
                  <w:keepNext w:val="0"/>
                  <w:keepLines w:val="0"/>
                  <w:widowControl/>
                  <w:suppressLineNumbers w:val="0"/>
                  <w:ind w:firstLine="0" w:firstLineChars="0"/>
                  <w:jc w:val="center"/>
                  <w:textAlignment w:val="center"/>
                </w:pPr>
              </w:pPrChange>
            </w:pPr>
            <w:del w:id="56" w:author="先生你先" w:date="2026-07-20T21:26:08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监理费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A9E3E">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1,523,800.00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056DDB">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1,523,800.00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08D2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57"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42423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C85EB">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12DFA">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58" w:author="先生你先" w:date="2026-07-20T21:26:02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可行性研究编制费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E3001">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283,800.00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33B59">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283,800.00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99A6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59"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271B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7063C">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47ABD">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60" w:author="先生你先" w:date="2026-07-20T21:26:02Z">
                <w:pPr>
                  <w:keepNext w:val="0"/>
                  <w:keepLines w:val="0"/>
                  <w:widowControl/>
                  <w:suppressLineNumbers w:val="0"/>
                  <w:ind w:firstLine="0" w:firstLineChars="0"/>
                  <w:jc w:val="center"/>
                  <w:textAlignment w:val="center"/>
                </w:pPr>
              </w:pPrChange>
            </w:pPr>
            <w:del w:id="61" w:author="先生你先" w:date="2026-07-20T21:26:10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招标代理费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40E12">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248,928.00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6ABCC2">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248,928.00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FD98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62"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2CFA5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546F8">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359FC">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63" w:author="先生你先" w:date="2026-07-20T21:26:02Z">
                <w:pPr>
                  <w:keepNext w:val="0"/>
                  <w:keepLines w:val="0"/>
                  <w:widowControl/>
                  <w:suppressLineNumbers w:val="0"/>
                  <w:ind w:firstLine="0" w:firstLineChars="0"/>
                  <w:jc w:val="center"/>
                  <w:textAlignment w:val="center"/>
                </w:pPr>
              </w:pPrChange>
            </w:pPr>
            <w:del w:id="64" w:author="先生你先" w:date="2026-07-20T21:26:12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勘察费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C5578">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67,960.70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684A1">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67,960.70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EB1C2">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65" w:author="先生你先" w:date="2026-07-20T21:26:52Z">
                <w:pPr>
                  <w:keepNext w:val="0"/>
                  <w:keepLines w:val="0"/>
                  <w:widowControl/>
                  <w:suppressLineNumbers w:val="0"/>
                  <w:ind w:left="0" w:leftChars="0" w:firstLine="560" w:firstLineChars="2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0EE3E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5D184">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566A1">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66" w:author="先生你先" w:date="2026-07-20T21:26:02Z">
                <w:pPr>
                  <w:keepNext w:val="0"/>
                  <w:keepLines w:val="0"/>
                  <w:widowControl/>
                  <w:suppressLineNumbers w:val="0"/>
                  <w:ind w:firstLine="0" w:firstLineChars="0"/>
                  <w:jc w:val="center"/>
                  <w:textAlignment w:val="center"/>
                </w:pPr>
              </w:pPrChange>
            </w:pPr>
            <w:del w:id="67" w:author="先生你先" w:date="2026-07-20T21:26:13Z">
              <w:r>
                <w:rPr>
                  <w:rFonts w:hint="eastAsia" w:ascii="Times New Roman" w:hAnsi="Times New Roman" w:eastAsia="宋体" w:cs="Times New Roman"/>
                  <w:i w:val="0"/>
                  <w:iCs w:val="0"/>
                  <w:color w:val="000000"/>
                  <w:kern w:val="0"/>
                  <w:sz w:val="28"/>
                  <w:szCs w:val="28"/>
                  <w:u w:val="none"/>
                  <w:lang w:val="en-US" w:eastAsia="zh-CN" w:bidi="ar"/>
                </w:rPr>
                <w:delText xml:space="preserve"> </w:delText>
              </w:r>
            </w:del>
            <w:r>
              <w:rPr>
                <w:rFonts w:hint="eastAsia" w:ascii="Times New Roman" w:hAnsi="Times New Roman" w:eastAsia="宋体" w:cs="Times New Roman"/>
                <w:i w:val="0"/>
                <w:iCs w:val="0"/>
                <w:color w:val="000000"/>
                <w:kern w:val="0"/>
                <w:sz w:val="28"/>
                <w:szCs w:val="28"/>
                <w:u w:val="none"/>
                <w:lang w:val="en-US" w:eastAsia="zh-CN" w:bidi="ar"/>
              </w:rPr>
              <w:t xml:space="preserve">施工图审查费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435FE8">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194,400.00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18402">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194,400.00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26330">
            <w:pPr>
              <w:keepNext w:val="0"/>
              <w:keepLines w:val="0"/>
              <w:widowControl/>
              <w:suppressLineNumbers w:val="0"/>
              <w:ind w:left="0" w:leftChars="0" w:firstLine="560" w:firstLineChars="20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68" w:author="先生你先" w:date="2026-07-20T21:26:52Z">
                <w:pPr>
                  <w:keepNext w:val="0"/>
                  <w:keepLines w:val="0"/>
                  <w:widowControl/>
                  <w:suppressLineNumbers w:val="0"/>
                  <w:ind w:left="0" w:leftChars="0" w:firstLine="560" w:firstLineChars="200"/>
                  <w:jc w:val="center"/>
                  <w:textAlignment w:val="center"/>
                </w:pPr>
              </w:pPrChange>
            </w:pPr>
          </w:p>
        </w:tc>
      </w:tr>
      <w:tr w14:paraId="2BF34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0617C">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D6706">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69" w:author="先生你先" w:date="2026-07-20T21:26:02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全过程造价咨询费 </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2A9722">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566,000.00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A485D">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566,000.00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F3526">
            <w:pPr>
              <w:keepNext w:val="0"/>
              <w:keepLines w:val="0"/>
              <w:widowControl/>
              <w:suppressLineNumbers w:val="0"/>
              <w:ind w:left="0" w:leftChars="0" w:firstLine="560" w:firstLineChars="20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70" w:author="先生你先" w:date="2026-07-20T21:26:52Z">
                <w:pPr>
                  <w:keepNext w:val="0"/>
                  <w:keepLines w:val="0"/>
                  <w:widowControl/>
                  <w:suppressLineNumbers w:val="0"/>
                  <w:ind w:left="0" w:leftChars="0" w:firstLine="560" w:firstLineChars="200"/>
                  <w:jc w:val="center"/>
                  <w:textAlignment w:val="center"/>
                </w:pPr>
              </w:pPrChange>
            </w:pPr>
          </w:p>
        </w:tc>
      </w:tr>
      <w:tr w14:paraId="471E4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3619D">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43DC4">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71" w:author="先生你先" w:date="2026-07-20T21:26:02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印花税及滞纳金</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EC776">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14,737.52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D5A95">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14,737.52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EBA09">
            <w:pPr>
              <w:keepNext w:val="0"/>
              <w:keepLines w:val="0"/>
              <w:widowControl/>
              <w:suppressLineNumbers w:val="0"/>
              <w:ind w:left="0" w:leftChars="0" w:firstLine="560" w:firstLineChars="20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72" w:author="先生你先" w:date="2026-07-20T21:26:52Z">
                <w:pPr>
                  <w:keepNext w:val="0"/>
                  <w:keepLines w:val="0"/>
                  <w:widowControl/>
                  <w:suppressLineNumbers w:val="0"/>
                  <w:ind w:left="0" w:leftChars="0" w:firstLine="560" w:firstLineChars="200"/>
                  <w:jc w:val="center"/>
                  <w:textAlignment w:val="center"/>
                </w:pPr>
              </w:pPrChange>
            </w:pPr>
          </w:p>
        </w:tc>
      </w:tr>
      <w:tr w14:paraId="4339A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3BD05">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C8380">
            <w:pPr>
              <w:keepNext w:val="0"/>
              <w:keepLines w:val="0"/>
              <w:widowControl/>
              <w:suppressLineNumbers w:val="0"/>
              <w:ind w:firstLine="0" w:firstLineChars="0"/>
              <w:jc w:val="left"/>
              <w:textAlignment w:val="center"/>
              <w:rPr>
                <w:rFonts w:hint="eastAsia" w:ascii="Times New Roman" w:hAnsi="Times New Roman" w:eastAsia="宋体" w:cs="Times New Roman"/>
                <w:i w:val="0"/>
                <w:iCs w:val="0"/>
                <w:color w:val="000000"/>
                <w:kern w:val="0"/>
                <w:sz w:val="28"/>
                <w:szCs w:val="28"/>
                <w:u w:val="none"/>
                <w:lang w:val="en-US" w:eastAsia="zh-CN" w:bidi="ar"/>
              </w:rPr>
              <w:pPrChange w:id="73" w:author="先生你先" w:date="2026-07-20T21:26:02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技术咨询服务费</w:t>
            </w:r>
          </w:p>
        </w:tc>
        <w:tc>
          <w:tcPr>
            <w:tcW w:w="2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F0D2F">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137,900.00 </w:t>
            </w:r>
          </w:p>
        </w:tc>
        <w:tc>
          <w:tcPr>
            <w:tcW w:w="2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75DFE">
            <w:pPr>
              <w:keepNext w:val="0"/>
              <w:keepLines w:val="0"/>
              <w:widowControl/>
              <w:suppressLineNumbers w:val="0"/>
              <w:ind w:firstLine="0" w:firstLineChars="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 137,900.00 </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52FB3">
            <w:pPr>
              <w:keepNext w:val="0"/>
              <w:keepLines w:val="0"/>
              <w:widowControl/>
              <w:suppressLineNumbers w:val="0"/>
              <w:ind w:left="0" w:leftChars="0" w:firstLine="560" w:firstLineChars="200"/>
              <w:jc w:val="center"/>
              <w:textAlignment w:val="center"/>
              <w:rPr>
                <w:rFonts w:hint="default" w:ascii="Times New Roman" w:hAnsi="Times New Roman" w:eastAsia="宋体" w:cs="Times New Roman"/>
                <w:i w:val="0"/>
                <w:iCs w:val="0"/>
                <w:color w:val="000000"/>
                <w:kern w:val="0"/>
                <w:sz w:val="28"/>
                <w:szCs w:val="28"/>
                <w:u w:val="none"/>
                <w:lang w:val="en-US" w:eastAsia="zh-CN" w:bidi="ar"/>
              </w:rPr>
              <w:pPrChange w:id="74" w:author="先生你先" w:date="2026-07-20T21:26:52Z">
                <w:pPr>
                  <w:keepNext w:val="0"/>
                  <w:keepLines w:val="0"/>
                  <w:widowControl/>
                  <w:suppressLineNumbers w:val="0"/>
                  <w:ind w:left="0" w:leftChars="0" w:firstLine="560" w:firstLineChars="200"/>
                  <w:jc w:val="center"/>
                  <w:textAlignment w:val="center"/>
                </w:pPr>
              </w:pPrChange>
            </w:pPr>
          </w:p>
        </w:tc>
      </w:tr>
      <w:tr w14:paraId="38B9A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8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E32AA">
            <w:pPr>
              <w:spacing w:line="360" w:lineRule="auto"/>
              <w:jc w:val="center"/>
              <w:rPr>
                <w:rFonts w:hint="eastAsia" w:ascii="宋体" w:hAnsi="宋体" w:eastAsia="宋体" w:cs="宋体"/>
                <w:i w:val="0"/>
                <w:iCs w:val="0"/>
                <w:color w:val="000000"/>
                <w:sz w:val="28"/>
                <w:szCs w:val="28"/>
                <w:u w:val="none"/>
              </w:rPr>
            </w:pPr>
          </w:p>
        </w:tc>
        <w:tc>
          <w:tcPr>
            <w:tcW w:w="24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44ED1">
            <w:pPr>
              <w:keepNext w:val="0"/>
              <w:keepLines w:val="0"/>
              <w:widowControl/>
              <w:suppressLineNumbers w:val="0"/>
              <w:ind w:left="0" w:leftChars="0" w:firstLine="281" w:firstLineChars="10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小</w:t>
            </w:r>
            <w:ins w:id="75" w:author="先生你先" w:date="2026-07-20T21:42:04Z">
              <w:r>
                <w:rPr>
                  <w:rFonts w:hint="eastAsia" w:cs="Times New Roman"/>
                  <w:b/>
                  <w:bCs/>
                  <w:i w:val="0"/>
                  <w:iCs w:val="0"/>
                  <w:color w:val="000000"/>
                  <w:kern w:val="0"/>
                  <w:sz w:val="28"/>
                  <w:szCs w:val="28"/>
                  <w:u w:val="none"/>
                  <w:lang w:val="en-US" w:eastAsia="zh-CN" w:bidi="ar"/>
                </w:rPr>
                <w:t xml:space="preserve"> </w:t>
              </w:r>
            </w:ins>
            <w:bookmarkStart w:id="86" w:name="_GoBack"/>
            <w:bookmarkEnd w:id="86"/>
            <w:r>
              <w:rPr>
                <w:rFonts w:hint="eastAsia" w:ascii="Times New Roman" w:hAnsi="Times New Roman" w:eastAsia="宋体" w:cs="Times New Roman"/>
                <w:b/>
                <w:bCs/>
                <w:i w:val="0"/>
                <w:iCs w:val="0"/>
                <w:color w:val="000000"/>
                <w:kern w:val="0"/>
                <w:sz w:val="28"/>
                <w:szCs w:val="28"/>
                <w:u w:val="none"/>
                <w:lang w:val="en-US" w:eastAsia="zh-CN" w:bidi="ar"/>
              </w:rPr>
              <w:t>计</w:t>
            </w:r>
          </w:p>
        </w:tc>
        <w:tc>
          <w:tcPr>
            <w:tcW w:w="2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AD2A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5,167,526.22</w:t>
            </w:r>
          </w:p>
        </w:tc>
        <w:tc>
          <w:tcPr>
            <w:tcW w:w="2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ADFA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5,167,526.22</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BD33A">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Change w:id="76" w:author="先生你先" w:date="2026-07-20T21:26:52Z">
                <w:pPr>
                  <w:keepNext w:val="0"/>
                  <w:keepLines w:val="0"/>
                  <w:widowControl/>
                  <w:suppressLineNumbers w:val="0"/>
                  <w:ind w:left="0" w:leftChars="0" w:firstLine="280" w:firstLineChars="100"/>
                  <w:jc w:val="center"/>
                  <w:textAlignment w:val="center"/>
                </w:pPr>
              </w:pPrChange>
            </w:pPr>
            <w:r>
              <w:rPr>
                <w:rFonts w:hint="default" w:ascii="Times New Roman" w:hAnsi="Times New Roman" w:eastAsia="宋体" w:cs="Times New Roman"/>
                <w:i w:val="0"/>
                <w:iCs w:val="0"/>
                <w:color w:val="000000"/>
                <w:kern w:val="0"/>
                <w:sz w:val="28"/>
                <w:szCs w:val="28"/>
                <w:u w:val="none"/>
                <w:lang w:val="en-US" w:eastAsia="zh-CN" w:bidi="ar"/>
              </w:rPr>
              <w:t>/</w:t>
            </w:r>
          </w:p>
        </w:tc>
      </w:tr>
      <w:tr w14:paraId="4BA3F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49DBE">
            <w:pPr>
              <w:keepNext w:val="0"/>
              <w:keepLines w:val="0"/>
              <w:widowControl/>
              <w:suppressLineNumbers w:val="0"/>
              <w:ind w:left="0" w:leftChars="0" w:firstLine="281" w:firstLineChars="100"/>
              <w:jc w:val="center"/>
              <w:textAlignment w:val="center"/>
              <w:rPr>
                <w:rFonts w:hint="eastAsia" w:ascii="Times New Roman" w:hAnsi="Times New Roman" w:eastAsia="宋体" w:cs="Times New Roman"/>
                <w:b/>
                <w:bCs/>
                <w:i w:val="0"/>
                <w:iCs w:val="0"/>
                <w:color w:val="000000"/>
                <w:kern w:val="0"/>
                <w:sz w:val="28"/>
                <w:szCs w:val="28"/>
                <w:u w:val="none"/>
                <w:lang w:val="en-US" w:eastAsia="zh-CN" w:bidi="ar"/>
              </w:rPr>
            </w:pPr>
            <w:r>
              <w:rPr>
                <w:rFonts w:hint="eastAsia" w:ascii="Times New Roman" w:hAnsi="Times New Roman" w:eastAsia="宋体" w:cs="Times New Roman"/>
                <w:b/>
                <w:bCs/>
                <w:i w:val="0"/>
                <w:iCs w:val="0"/>
                <w:color w:val="000000"/>
                <w:kern w:val="0"/>
                <w:sz w:val="28"/>
                <w:szCs w:val="28"/>
                <w:u w:val="none"/>
                <w:lang w:val="en-US" w:eastAsia="zh-CN" w:bidi="ar"/>
              </w:rPr>
              <w:t>总计</w:t>
            </w:r>
          </w:p>
        </w:tc>
        <w:tc>
          <w:tcPr>
            <w:tcW w:w="2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229C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84,707,685.26</w:t>
            </w:r>
          </w:p>
        </w:tc>
        <w:tc>
          <w:tcPr>
            <w:tcW w:w="2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32C9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84,707,685.26</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4A16E">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kern w:val="0"/>
                <w:sz w:val="28"/>
                <w:szCs w:val="28"/>
                <w:u w:val="none"/>
                <w:lang w:val="en-US" w:eastAsia="zh-CN" w:bidi="ar"/>
              </w:rPr>
              <w:pPrChange w:id="77" w:author="先生你先" w:date="2026-07-20T21:26:52Z">
                <w:pPr>
                  <w:keepNext w:val="0"/>
                  <w:keepLines w:val="0"/>
                  <w:widowControl/>
                  <w:suppressLineNumbers w:val="0"/>
                  <w:ind w:left="0" w:leftChars="0" w:firstLine="281" w:firstLineChars="100"/>
                  <w:jc w:val="center"/>
                  <w:textAlignment w:val="center"/>
                </w:pPr>
              </w:pPrChange>
            </w:pPr>
            <w:r>
              <w:rPr>
                <w:rFonts w:hint="default" w:ascii="Times New Roman" w:hAnsi="Times New Roman" w:eastAsia="宋体" w:cs="Times New Roman"/>
                <w:b/>
                <w:bCs/>
                <w:i w:val="0"/>
                <w:iCs w:val="0"/>
                <w:color w:val="000000"/>
                <w:kern w:val="0"/>
                <w:sz w:val="28"/>
                <w:szCs w:val="28"/>
                <w:u w:val="none"/>
                <w:lang w:val="en-US" w:eastAsia="zh-CN" w:bidi="ar"/>
              </w:rPr>
              <w:t>/</w:t>
            </w:r>
          </w:p>
        </w:tc>
      </w:tr>
    </w:tbl>
    <w:p w14:paraId="5ED5A476">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baseline"/>
        <w:outlineLvl w:val="0"/>
        <w:rPr>
          <w:rFonts w:eastAsia="黑体"/>
          <w:color w:val="auto"/>
          <w:kern w:val="2"/>
          <w:sz w:val="32"/>
          <w:szCs w:val="32"/>
          <w:highlight w:val="none"/>
        </w:rPr>
      </w:pPr>
      <w:bookmarkStart w:id="61" w:name="_Toc258578444"/>
      <w:r>
        <w:rPr>
          <w:rFonts w:hint="eastAsia" w:eastAsia="黑体"/>
          <w:color w:val="auto"/>
          <w:kern w:val="2"/>
          <w:sz w:val="32"/>
          <w:szCs w:val="32"/>
          <w:highlight w:val="none"/>
        </w:rPr>
        <w:t>六、</w:t>
      </w:r>
      <w:bookmarkEnd w:id="55"/>
      <w:bookmarkEnd w:id="56"/>
      <w:bookmarkEnd w:id="57"/>
      <w:bookmarkEnd w:id="58"/>
      <w:r>
        <w:rPr>
          <w:rFonts w:hint="default" w:ascii="Times New Roman" w:hAnsi="Times New Roman" w:eastAsia="黑体" w:cs="Times New Roman"/>
          <w:color w:val="auto"/>
          <w:kern w:val="2"/>
          <w:sz w:val="32"/>
          <w:szCs w:val="32"/>
          <w:highlight w:val="none"/>
        </w:rPr>
        <w:t>资产交付使用情况及结余资金审定情况</w:t>
      </w:r>
      <w:bookmarkEnd w:id="61"/>
    </w:p>
    <w:p w14:paraId="46922C21">
      <w:pPr>
        <w:keepNext w:val="0"/>
        <w:keepLines w:val="0"/>
        <w:pageBreakBefore w:val="0"/>
        <w:widowControl w:val="0"/>
        <w:kinsoku/>
        <w:wordWrap/>
        <w:overflowPunct/>
        <w:topLinePunct w:val="0"/>
        <w:autoSpaceDE/>
        <w:autoSpaceDN/>
        <w:bidi w:val="0"/>
        <w:adjustRightInd w:val="0"/>
        <w:snapToGrid/>
        <w:spacing w:line="600" w:lineRule="exact"/>
        <w:ind w:firstLine="631" w:firstLineChars="200"/>
        <w:textAlignment w:val="baseline"/>
        <w:outlineLvl w:val="1"/>
        <w:rPr>
          <w:rFonts w:ascii="楷体_GB2312" w:eastAsia="楷体_GB2312"/>
          <w:b/>
          <w:bCs/>
          <w:color w:val="auto"/>
          <w:spacing w:val="-3"/>
          <w:sz w:val="32"/>
          <w:szCs w:val="32"/>
          <w:highlight w:val="none"/>
        </w:rPr>
      </w:pPr>
      <w:bookmarkStart w:id="62" w:name="_Toc45828240"/>
      <w:bookmarkStart w:id="63" w:name="_Toc45670085"/>
      <w:bookmarkStart w:id="64" w:name="_Toc45670165"/>
      <w:bookmarkStart w:id="65" w:name="_Toc45828881"/>
      <w:bookmarkStart w:id="66" w:name="_Toc1568490427"/>
      <w:r>
        <w:rPr>
          <w:rFonts w:hint="eastAsia" w:ascii="楷体_GB2312" w:eastAsia="楷体_GB2312"/>
          <w:b/>
          <w:bCs/>
          <w:color w:val="auto"/>
          <w:spacing w:val="-3"/>
          <w:sz w:val="32"/>
          <w:szCs w:val="32"/>
          <w:highlight w:val="none"/>
        </w:rPr>
        <w:t>（一）</w:t>
      </w:r>
      <w:bookmarkEnd w:id="62"/>
      <w:bookmarkEnd w:id="63"/>
      <w:bookmarkEnd w:id="64"/>
      <w:bookmarkEnd w:id="65"/>
      <w:r>
        <w:rPr>
          <w:rFonts w:hint="default" w:ascii="Times New Roman" w:hAnsi="Times New Roman" w:eastAsia="楷体_GB2312" w:cs="Times New Roman"/>
          <w:b/>
          <w:bCs/>
          <w:color w:val="auto"/>
          <w:spacing w:val="-3"/>
          <w:sz w:val="32"/>
          <w:szCs w:val="32"/>
          <w:highlight w:val="none"/>
        </w:rPr>
        <w:t>资产交付使用情况</w:t>
      </w:r>
      <w:bookmarkEnd w:id="66"/>
    </w:p>
    <w:p w14:paraId="6956CED1">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eastAsia="仿宋_GB2312"/>
          <w:color w:val="auto"/>
          <w:spacing w:val="-3"/>
          <w:sz w:val="32"/>
          <w:szCs w:val="32"/>
          <w:highlight w:val="none"/>
        </w:rPr>
      </w:pPr>
      <w:r>
        <w:rPr>
          <w:rFonts w:hint="eastAsia" w:eastAsia="仿宋_GB2312"/>
          <w:color w:val="auto"/>
          <w:spacing w:val="-3"/>
          <w:sz w:val="32"/>
          <w:szCs w:val="32"/>
          <w:highlight w:val="none"/>
        </w:rPr>
        <w:t>项目完工验收后，直接投入使用。截止</w:t>
      </w:r>
      <w:r>
        <w:rPr>
          <w:rFonts w:hint="eastAsia" w:eastAsia="仿宋_GB2312"/>
          <w:color w:val="auto"/>
          <w:spacing w:val="-3"/>
          <w:sz w:val="32"/>
          <w:szCs w:val="32"/>
          <w:highlight w:val="none"/>
          <w:lang w:eastAsia="zh-CN"/>
        </w:rPr>
        <w:t>2026年7月13日</w:t>
      </w:r>
      <w:r>
        <w:rPr>
          <w:rFonts w:hint="eastAsia" w:eastAsia="仿宋_GB2312"/>
          <w:color w:val="auto"/>
          <w:spacing w:val="-3"/>
          <w:sz w:val="32"/>
          <w:szCs w:val="32"/>
          <w:highlight w:val="none"/>
        </w:rPr>
        <w:t>，形成交付使用资产</w:t>
      </w:r>
      <w:r>
        <w:rPr>
          <w:rFonts w:hint="eastAsia" w:eastAsia="仿宋_GB2312"/>
          <w:color w:val="auto"/>
          <w:spacing w:val="-3"/>
          <w:sz w:val="32"/>
          <w:szCs w:val="32"/>
          <w:highlight w:val="none"/>
          <w:lang w:val="en-US" w:eastAsia="zh-CN"/>
        </w:rPr>
        <w:t>84,707,685.26元，其中：建筑安装工程投资79,540,159.04元，待摊投资5,167,526.22元</w:t>
      </w:r>
      <w:r>
        <w:rPr>
          <w:rFonts w:hint="eastAsia" w:eastAsia="仿宋_GB2312"/>
          <w:color w:val="auto"/>
          <w:spacing w:val="-3"/>
          <w:sz w:val="32"/>
          <w:szCs w:val="32"/>
          <w:highlight w:val="none"/>
        </w:rPr>
        <w:t>。</w:t>
      </w:r>
    </w:p>
    <w:p w14:paraId="501B7CB3">
      <w:pPr>
        <w:keepNext w:val="0"/>
        <w:keepLines w:val="0"/>
        <w:pageBreakBefore w:val="0"/>
        <w:widowControl w:val="0"/>
        <w:kinsoku/>
        <w:wordWrap/>
        <w:overflowPunct/>
        <w:topLinePunct w:val="0"/>
        <w:autoSpaceDE/>
        <w:autoSpaceDN/>
        <w:bidi w:val="0"/>
        <w:adjustRightInd w:val="0"/>
        <w:snapToGrid/>
        <w:spacing w:line="600" w:lineRule="exact"/>
        <w:ind w:firstLine="643" w:firstLineChars="200"/>
        <w:textAlignment w:val="baseline"/>
        <w:outlineLvl w:val="1"/>
        <w:rPr>
          <w:rFonts w:ascii="楷体_GB2312" w:eastAsia="楷体_GB2312"/>
          <w:b/>
          <w:color w:val="auto"/>
          <w:sz w:val="32"/>
          <w:szCs w:val="32"/>
          <w:highlight w:val="none"/>
        </w:rPr>
      </w:pPr>
      <w:bookmarkStart w:id="67" w:name="_Toc45828882"/>
      <w:bookmarkStart w:id="68" w:name="_Toc1256839664"/>
      <w:r>
        <w:rPr>
          <w:rFonts w:hint="eastAsia" w:ascii="楷体_GB2312" w:eastAsia="楷体_GB2312"/>
          <w:b/>
          <w:color w:val="auto"/>
          <w:sz w:val="32"/>
          <w:szCs w:val="32"/>
          <w:highlight w:val="none"/>
        </w:rPr>
        <w:t>（二）结余资金审核情况</w:t>
      </w:r>
      <w:bookmarkEnd w:id="59"/>
      <w:bookmarkEnd w:id="60"/>
      <w:bookmarkEnd w:id="67"/>
      <w:bookmarkEnd w:id="68"/>
    </w:p>
    <w:p w14:paraId="483601A9">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eastAsia="仿宋_GB2312"/>
          <w:color w:val="auto"/>
          <w:spacing w:val="-3"/>
          <w:sz w:val="32"/>
          <w:szCs w:val="32"/>
          <w:highlight w:val="none"/>
        </w:rPr>
      </w:pPr>
      <w:r>
        <w:rPr>
          <w:rFonts w:hint="eastAsia" w:eastAsia="仿宋_GB2312"/>
          <w:color w:val="auto"/>
          <w:spacing w:val="-3"/>
          <w:sz w:val="32"/>
          <w:szCs w:val="32"/>
          <w:highlight w:val="none"/>
        </w:rPr>
        <w:t>截止</w:t>
      </w:r>
      <w:r>
        <w:rPr>
          <w:rFonts w:hint="eastAsia" w:eastAsia="仿宋_GB2312"/>
          <w:color w:val="auto"/>
          <w:spacing w:val="-3"/>
          <w:sz w:val="32"/>
          <w:szCs w:val="32"/>
          <w:highlight w:val="none"/>
          <w:lang w:eastAsia="zh-CN"/>
        </w:rPr>
        <w:t>2026年7月13日</w:t>
      </w:r>
      <w:r>
        <w:rPr>
          <w:rFonts w:hint="eastAsia" w:eastAsia="仿宋_GB2312"/>
          <w:color w:val="auto"/>
          <w:spacing w:val="-3"/>
          <w:sz w:val="32"/>
          <w:szCs w:val="32"/>
          <w:highlight w:val="none"/>
        </w:rPr>
        <w:t>，项目资金实际到位</w:t>
      </w:r>
      <w:r>
        <w:rPr>
          <w:rFonts w:hint="eastAsia" w:eastAsia="仿宋_GB2312"/>
          <w:color w:val="auto"/>
          <w:spacing w:val="-3"/>
          <w:sz w:val="32"/>
          <w:szCs w:val="32"/>
          <w:highlight w:val="none"/>
          <w:lang w:val="en-US" w:eastAsia="zh-CN"/>
        </w:rPr>
        <w:t>资金77,288,874.98</w:t>
      </w:r>
      <w:r>
        <w:rPr>
          <w:rFonts w:hint="eastAsia" w:eastAsia="仿宋_GB2312"/>
          <w:color w:val="auto"/>
          <w:spacing w:val="-3"/>
          <w:sz w:val="32"/>
          <w:szCs w:val="32"/>
          <w:highlight w:val="none"/>
        </w:rPr>
        <w:t>元，实际总投资</w:t>
      </w:r>
      <w:r>
        <w:rPr>
          <w:rFonts w:hint="eastAsia" w:eastAsia="仿宋_GB2312"/>
          <w:color w:val="auto"/>
          <w:spacing w:val="-3"/>
          <w:sz w:val="32"/>
          <w:szCs w:val="32"/>
          <w:highlight w:val="none"/>
          <w:lang w:val="en-US" w:eastAsia="zh-CN"/>
        </w:rPr>
        <w:t>84,707,685.26</w:t>
      </w:r>
      <w:r>
        <w:rPr>
          <w:rFonts w:hint="eastAsia" w:eastAsia="仿宋_GB2312"/>
          <w:color w:val="auto"/>
          <w:spacing w:val="-3"/>
          <w:sz w:val="32"/>
          <w:szCs w:val="32"/>
          <w:highlight w:val="none"/>
        </w:rPr>
        <w:t>元，</w:t>
      </w:r>
      <w:r>
        <w:rPr>
          <w:rFonts w:hint="eastAsia" w:eastAsia="仿宋_GB2312"/>
          <w:color w:val="auto"/>
          <w:spacing w:val="-3"/>
          <w:sz w:val="32"/>
          <w:szCs w:val="32"/>
          <w:highlight w:val="none"/>
          <w:lang w:val="en-US" w:eastAsia="zh-CN"/>
        </w:rPr>
        <w:t>已支付84,707,685.26元，</w:t>
      </w:r>
      <w:r>
        <w:rPr>
          <w:rFonts w:hint="eastAsia" w:eastAsia="仿宋_GB2312"/>
          <w:color w:val="auto"/>
          <w:spacing w:val="-3"/>
          <w:sz w:val="32"/>
          <w:szCs w:val="32"/>
          <w:highlight w:val="none"/>
        </w:rPr>
        <w:t>应付未付7,418,810.28元。应付款明细如下：</w:t>
      </w:r>
    </w:p>
    <w:p w14:paraId="1DC7F4D4">
      <w:pPr>
        <w:keepNext w:val="0"/>
        <w:keepLines w:val="0"/>
        <w:widowControl/>
        <w:suppressLineNumbers w:val="0"/>
        <w:ind w:left="0" w:leftChars="0" w:firstLine="0" w:firstLineChars="0"/>
        <w:jc w:val="right"/>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单位：元</w:t>
      </w:r>
    </w:p>
    <w:tbl>
      <w:tblPr>
        <w:tblStyle w:val="20"/>
        <w:tblW w:w="4996" w:type="pct"/>
        <w:tblInd w:w="1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71"/>
        <w:gridCol w:w="3018"/>
        <w:gridCol w:w="1681"/>
        <w:gridCol w:w="1946"/>
        <w:gridCol w:w="1763"/>
      </w:tblGrid>
      <w:tr w14:paraId="7D143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blHeader/>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EEB484">
            <w:pPr>
              <w:keepNext w:val="0"/>
              <w:keepLines w:val="0"/>
              <w:widowControl/>
              <w:suppressLineNumbers w:val="0"/>
              <w:ind w:firstLine="0" w:firstLineChars="0"/>
              <w:jc w:val="center"/>
              <w:textAlignment w:val="center"/>
              <w:rPr>
                <w:rFonts w:hint="default" w:ascii="Times New Roman" w:hAnsi="Times New Roman" w:eastAsia="宋体" w:cs="Times New Roman"/>
                <w:b/>
                <w:bCs/>
                <w:i w:val="0"/>
                <w:iCs w:val="0"/>
                <w:color w:val="000000"/>
                <w:sz w:val="28"/>
                <w:szCs w:val="28"/>
                <w:u w:val="none"/>
              </w:rPr>
            </w:pPr>
            <w:bookmarkStart w:id="69" w:name="_Toc7287"/>
            <w:bookmarkStart w:id="70" w:name="_Toc5646"/>
            <w:r>
              <w:rPr>
                <w:rFonts w:hint="eastAsia" w:ascii="宋体" w:hAnsi="宋体" w:eastAsia="宋体" w:cs="宋体"/>
                <w:b/>
                <w:bCs/>
                <w:i w:val="0"/>
                <w:iCs w:val="0"/>
                <w:color w:val="000000"/>
                <w:kern w:val="0"/>
                <w:sz w:val="28"/>
                <w:szCs w:val="28"/>
                <w:u w:val="none"/>
                <w:lang w:val="en-US" w:eastAsia="zh-CN" w:bidi="ar"/>
              </w:rPr>
              <w:t>序号</w:t>
            </w:r>
          </w:p>
        </w:tc>
        <w:tc>
          <w:tcPr>
            <w:tcW w:w="1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99B96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单位名称</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96567">
            <w:pPr>
              <w:keepNext w:val="0"/>
              <w:keepLines w:val="0"/>
              <w:widowControl/>
              <w:suppressLineNumbers w:val="0"/>
              <w:ind w:left="0" w:leftChars="0" w:firstLine="0" w:firstLineChars="0"/>
              <w:jc w:val="both"/>
              <w:textAlignment w:val="center"/>
              <w:rPr>
                <w:rFonts w:hint="default" w:ascii="Times New Roman" w:hAnsi="Times New Roman" w:eastAsia="宋体" w:cs="Times New Roman"/>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付款内容</w:t>
            </w:r>
          </w:p>
        </w:tc>
        <w:tc>
          <w:tcPr>
            <w:tcW w:w="10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4C265">
            <w:pPr>
              <w:keepNext w:val="0"/>
              <w:keepLines w:val="0"/>
              <w:widowControl/>
              <w:suppressLineNumbers w:val="0"/>
              <w:ind w:firstLine="0" w:firstLineChars="0"/>
              <w:jc w:val="center"/>
              <w:textAlignment w:val="center"/>
              <w:rPr>
                <w:rFonts w:hint="default" w:ascii="Times New Roman" w:hAnsi="Times New Roman" w:eastAsia="宋体" w:cs="Times New Roman"/>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已付金额</w:t>
            </w:r>
          </w:p>
        </w:tc>
        <w:tc>
          <w:tcPr>
            <w:tcW w:w="9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5E26C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未付金额</w:t>
            </w:r>
          </w:p>
        </w:tc>
      </w:tr>
      <w:tr w14:paraId="4A696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3"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6808E">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default" w:cs="Times New Roman"/>
                <w:i w:val="0"/>
                <w:iCs w:val="0"/>
                <w:color w:val="000000"/>
                <w:kern w:val="0"/>
                <w:sz w:val="28"/>
                <w:szCs w:val="28"/>
                <w:u w:val="none"/>
                <w:lang w:val="en-US" w:eastAsia="zh-CN" w:bidi="ar"/>
              </w:rPr>
              <w:t>1</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238EA">
            <w:pPr>
              <w:keepNext w:val="0"/>
              <w:keepLines w:val="0"/>
              <w:widowControl/>
              <w:suppressLineNumbers w:val="0"/>
              <w:ind w:firstLine="0" w:firstLineChars="0"/>
              <w:jc w:val="left"/>
              <w:textAlignment w:val="center"/>
              <w:rPr>
                <w:rFonts w:hint="default" w:cs="Times New Roman"/>
                <w:i w:val="0"/>
                <w:iCs w:val="0"/>
                <w:color w:val="000000"/>
                <w:kern w:val="0"/>
                <w:sz w:val="28"/>
                <w:szCs w:val="28"/>
                <w:u w:val="none"/>
                <w:lang w:val="en-US" w:eastAsia="zh-CN" w:bidi="ar"/>
              </w:rPr>
              <w:pPrChange w:id="78"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四川省建筑机械化工程有限公司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2FCDE4">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施工工程费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5F805">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73,159,808.76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2006F">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6,380,350.28 </w:t>
            </w:r>
          </w:p>
        </w:tc>
      </w:tr>
      <w:tr w14:paraId="7763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3BACA3">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default" w:cs="Times New Roman"/>
                <w:i w:val="0"/>
                <w:iCs w:val="0"/>
                <w:color w:val="000000"/>
                <w:kern w:val="0"/>
                <w:sz w:val="28"/>
                <w:szCs w:val="28"/>
                <w:u w:val="none"/>
                <w:lang w:val="en-US" w:eastAsia="zh-CN" w:bidi="ar"/>
              </w:rPr>
              <w:t>2</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E4406A">
            <w:pPr>
              <w:keepNext w:val="0"/>
              <w:keepLines w:val="0"/>
              <w:widowControl/>
              <w:suppressLineNumbers w:val="0"/>
              <w:ind w:firstLine="0" w:firstLineChars="0"/>
              <w:jc w:val="left"/>
              <w:textAlignment w:val="center"/>
              <w:rPr>
                <w:rFonts w:hint="default" w:cs="Times New Roman"/>
                <w:i w:val="0"/>
                <w:iCs w:val="0"/>
                <w:color w:val="000000"/>
                <w:kern w:val="0"/>
                <w:sz w:val="28"/>
                <w:szCs w:val="28"/>
                <w:u w:val="none"/>
                <w:lang w:val="en-US" w:eastAsia="zh-CN" w:bidi="ar"/>
              </w:rPr>
              <w:pPrChange w:id="79"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四川省建筑设计研究院有限公司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8D212">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设计费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73FF9">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1,604,000.00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3D179">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346,000.00 </w:t>
            </w:r>
          </w:p>
        </w:tc>
      </w:tr>
      <w:tr w14:paraId="1825A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731AE">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default" w:cs="Times New Roman"/>
                <w:i w:val="0"/>
                <w:iCs w:val="0"/>
                <w:color w:val="000000"/>
                <w:kern w:val="0"/>
                <w:sz w:val="28"/>
                <w:szCs w:val="28"/>
                <w:u w:val="none"/>
                <w:lang w:val="en-US" w:eastAsia="zh-CN" w:bidi="ar"/>
              </w:rPr>
              <w:t>3</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CDA2F0">
            <w:pPr>
              <w:keepNext w:val="0"/>
              <w:keepLines w:val="0"/>
              <w:widowControl/>
              <w:suppressLineNumbers w:val="0"/>
              <w:ind w:firstLine="0" w:firstLineChars="0"/>
              <w:jc w:val="left"/>
              <w:textAlignment w:val="center"/>
              <w:rPr>
                <w:rFonts w:hint="default" w:cs="Times New Roman"/>
                <w:i w:val="0"/>
                <w:iCs w:val="0"/>
                <w:color w:val="000000"/>
                <w:kern w:val="0"/>
                <w:sz w:val="28"/>
                <w:szCs w:val="28"/>
                <w:u w:val="none"/>
                <w:lang w:val="en-US" w:eastAsia="zh-CN" w:bidi="ar"/>
              </w:rPr>
              <w:pPrChange w:id="80"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四川省建筑设计研究院有限公司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225B9">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招标控制价和工程量清单编制费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6FE54">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100,000.00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C2F34">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80,000.00 </w:t>
            </w:r>
          </w:p>
        </w:tc>
      </w:tr>
      <w:tr w14:paraId="22687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88AA5">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4</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2024D">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1"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四川明清工程咨询有限公司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83FED">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监理费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493CD">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1,219,040.00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77ACF">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304,760.00 </w:t>
            </w:r>
          </w:p>
        </w:tc>
      </w:tr>
      <w:tr w14:paraId="24FC0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BD163">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5</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39270">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2"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成都中来润邦工程管理有限公司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1B18E">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可行性研究编制费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0D9DD">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283,800.00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448AF">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0.00 </w:t>
            </w:r>
          </w:p>
        </w:tc>
      </w:tr>
      <w:tr w14:paraId="32198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6DEF3">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6</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5D2F0">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3"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 xml:space="preserve">合江达源建设工程有限公司 </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00A1F">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招标代理费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3041A">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248,928.00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C1AE0">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0.00 </w:t>
            </w:r>
          </w:p>
        </w:tc>
      </w:tr>
      <w:tr w14:paraId="740B5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E34F5">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7</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6A7E3">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4"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四川名阳岩土工程有限公司</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C062C">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 xml:space="preserve">勘察费 </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FE31F">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67,960.70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BAC71">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0.00 </w:t>
            </w:r>
          </w:p>
        </w:tc>
      </w:tr>
      <w:tr w14:paraId="5B35A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583895">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8</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A9A75">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5"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四川矩阵工程技术咨询有限公司</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CD0FC">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施工图审查费</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F1078">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194,400.00</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0C773">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0.00</w:t>
            </w:r>
          </w:p>
        </w:tc>
      </w:tr>
      <w:tr w14:paraId="4509E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CBB2C">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9</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E9D3F">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6"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中正天达建设集团有限公司</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C4394">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全过程造价咨询费</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B5F7F">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396,200.00</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0CA96">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169,800.00</w:t>
            </w:r>
          </w:p>
        </w:tc>
      </w:tr>
      <w:tr w14:paraId="2D99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AC46AD">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10</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2CD0A43">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7"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国家税务总局马尔康市税务局第一税务分局</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9AEA6">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印花税及滞纳金</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74449">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14,737.52</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A17DF">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0.00</w:t>
            </w:r>
          </w:p>
        </w:tc>
      </w:tr>
      <w:tr w14:paraId="70C62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9" w:hRule="atLeast"/>
        </w:trPr>
        <w:tc>
          <w:tcPr>
            <w:tcW w:w="4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DE3A6">
            <w:pPr>
              <w:keepNext w:val="0"/>
              <w:keepLines w:val="0"/>
              <w:widowControl/>
              <w:suppressLineNumbers w:val="0"/>
              <w:ind w:left="0" w:leftChars="0"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cs="Times New Roman"/>
                <w:i w:val="0"/>
                <w:iCs w:val="0"/>
                <w:color w:val="000000"/>
                <w:kern w:val="0"/>
                <w:sz w:val="28"/>
                <w:szCs w:val="28"/>
                <w:u w:val="none"/>
                <w:lang w:val="en-US" w:eastAsia="zh-CN" w:bidi="ar"/>
              </w:rPr>
              <w:t>11</w:t>
            </w:r>
          </w:p>
        </w:tc>
        <w:tc>
          <w:tcPr>
            <w:tcW w:w="30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5C89">
            <w:pPr>
              <w:keepNext w:val="0"/>
              <w:keepLines w:val="0"/>
              <w:widowControl/>
              <w:suppressLineNumbers w:val="0"/>
              <w:ind w:firstLine="0" w:firstLineChars="0"/>
              <w:jc w:val="left"/>
              <w:textAlignment w:val="center"/>
              <w:rPr>
                <w:rFonts w:hint="eastAsia" w:cs="Times New Roman"/>
                <w:i w:val="0"/>
                <w:iCs w:val="0"/>
                <w:color w:val="000000"/>
                <w:kern w:val="0"/>
                <w:sz w:val="28"/>
                <w:szCs w:val="28"/>
                <w:u w:val="none"/>
                <w:lang w:val="en-US" w:eastAsia="zh-CN" w:bidi="ar"/>
              </w:rPr>
              <w:pPrChange w:id="88" w:author="先生你先" w:date="2026-07-20T21:33:10Z">
                <w:pPr>
                  <w:keepNext w:val="0"/>
                  <w:keepLines w:val="0"/>
                  <w:widowControl/>
                  <w:suppressLineNumbers w:val="0"/>
                  <w:ind w:firstLine="0" w:firstLineChars="0"/>
                  <w:jc w:val="center"/>
                  <w:textAlignment w:val="center"/>
                </w:pPr>
              </w:pPrChange>
            </w:pPr>
            <w:r>
              <w:rPr>
                <w:rFonts w:hint="eastAsia" w:ascii="Times New Roman" w:hAnsi="Times New Roman" w:eastAsia="宋体" w:cs="Times New Roman"/>
                <w:i w:val="0"/>
                <w:iCs w:val="0"/>
                <w:color w:val="000000"/>
                <w:kern w:val="0"/>
                <w:sz w:val="28"/>
                <w:szCs w:val="28"/>
                <w:u w:val="none"/>
                <w:lang w:val="en-US" w:eastAsia="zh-CN" w:bidi="ar"/>
              </w:rPr>
              <w:t>阿坝州建筑设计有限责任公司</w:t>
            </w:r>
          </w:p>
        </w:tc>
        <w:tc>
          <w:tcPr>
            <w:tcW w:w="16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88FF5">
            <w:pPr>
              <w:keepNext w:val="0"/>
              <w:keepLines w:val="0"/>
              <w:widowControl/>
              <w:suppressLineNumbers w:val="0"/>
              <w:ind w:firstLine="0" w:firstLineChars="0"/>
              <w:jc w:val="center"/>
              <w:textAlignment w:val="center"/>
              <w:rPr>
                <w:rFonts w:hint="eastAsia" w:cs="Times New Roman"/>
                <w:i w:val="0"/>
                <w:iCs w:val="0"/>
                <w:color w:val="000000"/>
                <w:kern w:val="0"/>
                <w:sz w:val="28"/>
                <w:szCs w:val="28"/>
                <w:u w:val="none"/>
                <w:lang w:val="en-US" w:eastAsia="zh-CN" w:bidi="ar"/>
              </w:rPr>
            </w:pPr>
            <w:r>
              <w:rPr>
                <w:rFonts w:hint="eastAsia" w:ascii="Times New Roman" w:hAnsi="Times New Roman" w:eastAsia="宋体" w:cs="Times New Roman"/>
                <w:i w:val="0"/>
                <w:iCs w:val="0"/>
                <w:color w:val="000000"/>
                <w:kern w:val="0"/>
                <w:sz w:val="28"/>
                <w:szCs w:val="28"/>
                <w:u w:val="none"/>
                <w:lang w:val="en-US" w:eastAsia="zh-CN" w:bidi="ar"/>
              </w:rPr>
              <w:t>技术咨询服务费</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8D951">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0.00</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6C370">
            <w:pPr>
              <w:keepNext w:val="0"/>
              <w:keepLines w:val="0"/>
              <w:widowControl/>
              <w:suppressLineNumbers w:val="0"/>
              <w:ind w:firstLine="0" w:firstLineChars="0"/>
              <w:jc w:val="center"/>
              <w:textAlignment w:val="center"/>
              <w:rPr>
                <w:rFonts w:hint="default" w:cs="Times New Roman"/>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137,900.00</w:t>
            </w:r>
          </w:p>
        </w:tc>
      </w:tr>
      <w:tr w14:paraId="61BC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3001"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04F7177">
            <w:pPr>
              <w:keepNext w:val="0"/>
              <w:keepLines w:val="0"/>
              <w:widowControl/>
              <w:suppressLineNumbers w:val="0"/>
              <w:ind w:left="0" w:leftChars="0" w:firstLine="0" w:firstLineChars="0"/>
              <w:jc w:val="center"/>
              <w:textAlignment w:val="center"/>
              <w:rPr>
                <w:rFonts w:hint="default" w:cs="Times New Roman"/>
                <w:b/>
                <w:bCs/>
                <w:i w:val="0"/>
                <w:iCs w:val="0"/>
                <w:color w:val="000000"/>
                <w:kern w:val="0"/>
                <w:sz w:val="28"/>
                <w:szCs w:val="28"/>
                <w:u w:val="none"/>
                <w:lang w:val="en-US" w:eastAsia="zh-CN" w:bidi="ar"/>
              </w:rPr>
            </w:pPr>
            <w:r>
              <w:rPr>
                <w:rFonts w:hint="eastAsia" w:cs="Times New Roman"/>
                <w:b/>
                <w:bCs/>
                <w:i w:val="0"/>
                <w:iCs w:val="0"/>
                <w:color w:val="000000"/>
                <w:kern w:val="0"/>
                <w:sz w:val="28"/>
                <w:szCs w:val="28"/>
                <w:u w:val="none"/>
                <w:lang w:val="en-US" w:eastAsia="zh-CN" w:bidi="ar"/>
              </w:rPr>
              <w:t>合计</w:t>
            </w:r>
          </w:p>
        </w:tc>
        <w:tc>
          <w:tcPr>
            <w:tcW w:w="19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1BDE9">
            <w:pPr>
              <w:keepNext w:val="0"/>
              <w:keepLines w:val="0"/>
              <w:widowControl/>
              <w:suppressLineNumbers w:val="0"/>
              <w:ind w:firstLine="0" w:firstLineChars="0"/>
              <w:jc w:val="center"/>
              <w:textAlignment w:val="center"/>
              <w:rPr>
                <w:rFonts w:hint="eastAsia" w:cs="Times New Roman"/>
                <w:b w:val="0"/>
                <w:bCs w:val="0"/>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77,288,874.98 </w:t>
            </w:r>
          </w:p>
        </w:tc>
        <w:tc>
          <w:tcPr>
            <w:tcW w:w="17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D3516">
            <w:pPr>
              <w:keepNext w:val="0"/>
              <w:keepLines w:val="0"/>
              <w:widowControl/>
              <w:suppressLineNumbers w:val="0"/>
              <w:ind w:firstLine="0" w:firstLineChars="0"/>
              <w:jc w:val="center"/>
              <w:textAlignment w:val="center"/>
              <w:rPr>
                <w:rFonts w:hint="eastAsia" w:cs="Times New Roman"/>
                <w:b w:val="0"/>
                <w:bCs w:val="0"/>
                <w:i w:val="0"/>
                <w:iCs w:val="0"/>
                <w:color w:val="000000"/>
                <w:kern w:val="0"/>
                <w:sz w:val="28"/>
                <w:szCs w:val="28"/>
                <w:u w:val="none"/>
                <w:lang w:val="en-US" w:eastAsia="zh-CN" w:bidi="ar"/>
              </w:rPr>
            </w:pPr>
            <w:r>
              <w:rPr>
                <w:rFonts w:hint="eastAsia" w:ascii="Times New Roman" w:hAnsi="Times New Roman" w:eastAsia="宋体" w:cs="Times New Roman"/>
                <w:b w:val="0"/>
                <w:bCs w:val="0"/>
                <w:i w:val="0"/>
                <w:iCs w:val="0"/>
                <w:color w:val="000000"/>
                <w:kern w:val="0"/>
                <w:sz w:val="28"/>
                <w:szCs w:val="28"/>
                <w:u w:val="none"/>
                <w:lang w:val="en-US" w:eastAsia="zh-CN" w:bidi="ar"/>
              </w:rPr>
              <w:t xml:space="preserve">7,418,810.28 </w:t>
            </w:r>
          </w:p>
        </w:tc>
      </w:tr>
    </w:tbl>
    <w:p w14:paraId="4EE6ACEE">
      <w:pPr>
        <w:keepNext w:val="0"/>
        <w:keepLines w:val="0"/>
        <w:pageBreakBefore w:val="0"/>
        <w:widowControl w:val="0"/>
        <w:kinsoku/>
        <w:wordWrap/>
        <w:overflowPunct/>
        <w:topLinePunct w:val="0"/>
        <w:autoSpaceDE/>
        <w:autoSpaceDN/>
        <w:bidi w:val="0"/>
        <w:adjustRightInd w:val="0"/>
        <w:snapToGrid/>
        <w:spacing w:before="0" w:beforeLines="50" w:line="600" w:lineRule="exact"/>
        <w:ind w:firstLine="640"/>
        <w:textAlignment w:val="baseline"/>
        <w:outlineLvl w:val="0"/>
        <w:rPr>
          <w:rFonts w:hint="eastAsia" w:eastAsia="黑体"/>
          <w:color w:val="auto"/>
          <w:kern w:val="2"/>
          <w:sz w:val="32"/>
          <w:szCs w:val="32"/>
          <w:lang w:val="en-US" w:eastAsia="zh-CN"/>
        </w:rPr>
      </w:pPr>
      <w:bookmarkStart w:id="71" w:name="_Toc1055080956"/>
      <w:r>
        <w:rPr>
          <w:rFonts w:hint="eastAsia" w:eastAsia="黑体"/>
          <w:color w:val="auto"/>
          <w:kern w:val="2"/>
          <w:sz w:val="32"/>
          <w:szCs w:val="32"/>
          <w:lang w:val="en-US" w:eastAsia="zh-CN"/>
        </w:rPr>
        <w:t>七、项目预(概)算执行情况审核</w:t>
      </w:r>
      <w:bookmarkEnd w:id="69"/>
      <w:bookmarkEnd w:id="70"/>
      <w:bookmarkEnd w:id="71"/>
    </w:p>
    <w:p w14:paraId="3ABEAD67">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hint="eastAsia" w:ascii="Times New Roman" w:hAnsi="Times New Roman" w:eastAsia="仿宋_GB2312" w:cs="Times New Roman"/>
          <w:color w:val="auto"/>
          <w:spacing w:val="-3"/>
          <w:sz w:val="32"/>
          <w:szCs w:val="32"/>
          <w:lang w:val="en-US" w:eastAsia="zh-CN"/>
        </w:rPr>
      </w:pPr>
      <w:bookmarkStart w:id="72" w:name="_Toc45813306"/>
      <w:bookmarkStart w:id="73" w:name="_Toc45828883"/>
      <w:bookmarkStart w:id="74" w:name="_Hlk45137273"/>
      <w:r>
        <w:rPr>
          <w:rFonts w:hint="eastAsia" w:eastAsia="仿宋_GB2312"/>
          <w:b w:val="0"/>
          <w:bCs w:val="0"/>
          <w:color w:val="auto"/>
          <w:spacing w:val="-3"/>
          <w:sz w:val="32"/>
          <w:szCs w:val="32"/>
        </w:rPr>
        <w:t>1</w:t>
      </w:r>
      <w:r>
        <w:rPr>
          <w:rFonts w:hint="eastAsia" w:eastAsia="仿宋_GB2312"/>
          <w:b w:val="0"/>
          <w:bCs w:val="0"/>
          <w:color w:val="auto"/>
          <w:spacing w:val="-3"/>
          <w:sz w:val="32"/>
          <w:szCs w:val="32"/>
          <w:lang w:eastAsia="zh-CN"/>
        </w:rPr>
        <w:t>.</w:t>
      </w:r>
      <w:r>
        <w:rPr>
          <w:rFonts w:hint="eastAsia" w:eastAsia="仿宋_GB2312"/>
          <w:b w:val="0"/>
          <w:bCs w:val="0"/>
          <w:color w:val="auto"/>
          <w:spacing w:val="-3"/>
          <w:sz w:val="32"/>
          <w:szCs w:val="32"/>
        </w:rPr>
        <w:t>工程实际投资与批复投资比较</w:t>
      </w:r>
      <w:r>
        <w:rPr>
          <w:rFonts w:hint="eastAsia" w:eastAsia="仿宋_GB2312"/>
          <w:b w:val="0"/>
          <w:bCs w:val="0"/>
          <w:color w:val="auto"/>
          <w:spacing w:val="-3"/>
          <w:sz w:val="32"/>
          <w:szCs w:val="32"/>
          <w:lang w:eastAsia="zh-CN"/>
        </w:rPr>
        <w:t>。</w:t>
      </w:r>
    </w:p>
    <w:p w14:paraId="63BD0227">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hint="eastAsia" w:eastAsia="仿宋_GB2312"/>
          <w:color w:val="auto"/>
          <w:spacing w:val="-3"/>
          <w:sz w:val="32"/>
          <w:szCs w:val="32"/>
          <w:lang w:eastAsia="zh-CN"/>
        </w:rPr>
      </w:pPr>
      <w:r>
        <w:rPr>
          <w:rFonts w:hint="eastAsia" w:eastAsia="仿宋_GB2312"/>
          <w:color w:val="auto"/>
          <w:spacing w:val="-3"/>
          <w:sz w:val="32"/>
          <w:szCs w:val="32"/>
        </w:rPr>
        <w:t>项目估算总投资</w:t>
      </w:r>
      <w:r>
        <w:rPr>
          <w:rFonts w:hint="eastAsia" w:eastAsia="仿宋_GB2312"/>
          <w:color w:val="auto"/>
          <w:spacing w:val="-3"/>
          <w:sz w:val="32"/>
          <w:szCs w:val="32"/>
          <w:lang w:val="en-US" w:eastAsia="zh-CN"/>
        </w:rPr>
        <w:t>120,000,000.00</w:t>
      </w:r>
      <w:r>
        <w:rPr>
          <w:rFonts w:hint="eastAsia" w:eastAsia="仿宋_GB2312"/>
          <w:color w:val="auto"/>
          <w:spacing w:val="-3"/>
          <w:sz w:val="32"/>
          <w:szCs w:val="32"/>
        </w:rPr>
        <w:t>元</w:t>
      </w:r>
      <w:r>
        <w:rPr>
          <w:rFonts w:hint="eastAsia" w:eastAsia="仿宋_GB2312"/>
          <w:color w:val="auto"/>
          <w:spacing w:val="-3"/>
          <w:sz w:val="32"/>
          <w:szCs w:val="32"/>
          <w:lang w:eastAsia="zh-CN"/>
        </w:rPr>
        <w:t>，</w:t>
      </w:r>
      <w:r>
        <w:rPr>
          <w:rFonts w:hint="eastAsia" w:eastAsia="仿宋_GB2312"/>
          <w:color w:val="auto"/>
          <w:spacing w:val="-3"/>
          <w:sz w:val="32"/>
          <w:szCs w:val="32"/>
          <w:lang w:val="en-US" w:eastAsia="zh-CN"/>
        </w:rPr>
        <w:t>该项目实际完成投资</w:t>
      </w:r>
      <w:r>
        <w:rPr>
          <w:rFonts w:hint="eastAsia" w:eastAsia="仿宋_GB2312"/>
          <w:color w:val="auto"/>
          <w:spacing w:val="-3"/>
          <w:sz w:val="32"/>
          <w:szCs w:val="32"/>
          <w:highlight w:val="none"/>
          <w:lang w:val="en-US" w:eastAsia="zh-CN"/>
        </w:rPr>
        <w:t>84,707,685.26</w:t>
      </w:r>
      <w:r>
        <w:rPr>
          <w:rFonts w:hint="eastAsia" w:eastAsia="仿宋_GB2312"/>
          <w:color w:val="auto"/>
          <w:spacing w:val="-3"/>
          <w:sz w:val="32"/>
          <w:szCs w:val="32"/>
          <w:lang w:val="en-US" w:eastAsia="zh-CN"/>
        </w:rPr>
        <w:t>元，较批复价节约35,292,314.74</w:t>
      </w:r>
      <w:r>
        <w:rPr>
          <w:rFonts w:hint="eastAsia" w:eastAsia="仿宋_GB2312"/>
          <w:color w:val="auto"/>
          <w:spacing w:val="-3"/>
          <w:sz w:val="32"/>
          <w:szCs w:val="32"/>
        </w:rPr>
        <w:t>元</w:t>
      </w:r>
      <w:r>
        <w:rPr>
          <w:rFonts w:hint="eastAsia" w:eastAsia="仿宋_GB2312"/>
          <w:color w:val="auto"/>
          <w:spacing w:val="-3"/>
          <w:sz w:val="32"/>
          <w:szCs w:val="32"/>
          <w:lang w:eastAsia="zh-CN"/>
        </w:rPr>
        <w:t>，节约率为</w:t>
      </w:r>
      <w:r>
        <w:rPr>
          <w:rFonts w:hint="eastAsia" w:eastAsia="仿宋_GB2312"/>
          <w:color w:val="auto"/>
          <w:spacing w:val="-3"/>
          <w:sz w:val="32"/>
          <w:szCs w:val="32"/>
          <w:lang w:val="en-US" w:eastAsia="zh-CN"/>
        </w:rPr>
        <w:t>29.41%</w:t>
      </w:r>
      <w:r>
        <w:rPr>
          <w:rFonts w:hint="eastAsia" w:eastAsia="仿宋_GB2312"/>
          <w:color w:val="auto"/>
          <w:spacing w:val="-3"/>
          <w:sz w:val="32"/>
          <w:szCs w:val="32"/>
          <w:lang w:eastAsia="zh-CN"/>
        </w:rPr>
        <w:t>。</w:t>
      </w:r>
    </w:p>
    <w:p w14:paraId="2EEF87A5">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hint="eastAsia" w:eastAsia="仿宋_GB2312"/>
          <w:b w:val="0"/>
          <w:bCs w:val="0"/>
          <w:color w:val="auto"/>
          <w:spacing w:val="-3"/>
          <w:sz w:val="32"/>
          <w:szCs w:val="32"/>
          <w:lang w:eastAsia="zh-CN"/>
        </w:rPr>
      </w:pPr>
      <w:r>
        <w:rPr>
          <w:rFonts w:hint="eastAsia" w:eastAsia="仿宋_GB2312"/>
          <w:b w:val="0"/>
          <w:bCs w:val="0"/>
          <w:color w:val="auto"/>
          <w:spacing w:val="-3"/>
          <w:sz w:val="32"/>
          <w:szCs w:val="32"/>
        </w:rPr>
        <w:t>2.预算控制的执行情况分析</w:t>
      </w:r>
      <w:r>
        <w:rPr>
          <w:rFonts w:hint="eastAsia" w:eastAsia="仿宋_GB2312"/>
          <w:b w:val="0"/>
          <w:bCs w:val="0"/>
          <w:color w:val="auto"/>
          <w:spacing w:val="-3"/>
          <w:sz w:val="32"/>
          <w:szCs w:val="32"/>
          <w:lang w:eastAsia="zh-CN"/>
        </w:rPr>
        <w:t>。</w:t>
      </w:r>
    </w:p>
    <w:p w14:paraId="777C7450">
      <w:pPr>
        <w:keepNext w:val="0"/>
        <w:keepLines w:val="0"/>
        <w:pageBreakBefore w:val="0"/>
        <w:widowControl w:val="0"/>
        <w:kinsoku/>
        <w:wordWrap/>
        <w:overflowPunct/>
        <w:topLinePunct w:val="0"/>
        <w:autoSpaceDE/>
        <w:autoSpaceDN/>
        <w:bidi w:val="0"/>
        <w:adjustRightInd w:val="0"/>
        <w:snapToGrid/>
        <w:spacing w:line="600" w:lineRule="exact"/>
        <w:ind w:firstLine="628" w:firstLineChars="200"/>
        <w:jc w:val="both"/>
        <w:textAlignment w:val="baseline"/>
        <w:rPr>
          <w:rFonts w:hint="eastAsia" w:eastAsia="仿宋_GB2312"/>
          <w:color w:val="auto"/>
          <w:spacing w:val="-3"/>
          <w:sz w:val="32"/>
          <w:szCs w:val="32"/>
          <w:lang w:val="en-US" w:eastAsia="zh-CN"/>
        </w:rPr>
      </w:pPr>
      <w:r>
        <w:rPr>
          <w:rFonts w:hint="eastAsia" w:eastAsia="仿宋_GB2312"/>
          <w:color w:val="auto"/>
          <w:spacing w:val="-3"/>
          <w:sz w:val="32"/>
          <w:szCs w:val="32"/>
          <w:lang w:val="en-US" w:eastAsia="zh-CN"/>
        </w:rPr>
        <w:t>审定招标控制价为</w:t>
      </w:r>
      <w:r>
        <w:rPr>
          <w:rFonts w:hint="eastAsia" w:eastAsia="仿宋_GB2312" w:cs="Times New Roman"/>
          <w:color w:val="auto"/>
          <w:spacing w:val="-3"/>
          <w:sz w:val="32"/>
          <w:szCs w:val="32"/>
          <w:highlight w:val="none"/>
          <w:lang w:val="en-US" w:eastAsia="zh-CN"/>
        </w:rPr>
        <w:t>97,347,978.38</w:t>
      </w:r>
      <w:r>
        <w:rPr>
          <w:rFonts w:hint="eastAsia" w:eastAsia="仿宋_GB2312"/>
          <w:color w:val="auto"/>
          <w:spacing w:val="-3"/>
          <w:sz w:val="32"/>
          <w:szCs w:val="32"/>
          <w:lang w:val="en-US" w:eastAsia="zh-CN"/>
        </w:rPr>
        <w:t>元</w:t>
      </w:r>
      <w:ins w:id="89" w:author="先生你先" w:date="2026-07-20T21:25:36Z">
        <w:r>
          <w:rPr>
            <w:rFonts w:hint="eastAsia" w:eastAsia="仿宋_GB2312"/>
            <w:color w:val="auto"/>
            <w:spacing w:val="-3"/>
            <w:sz w:val="32"/>
            <w:szCs w:val="32"/>
            <w:lang w:val="en-US" w:eastAsia="zh-CN"/>
          </w:rPr>
          <w:t>,</w:t>
        </w:r>
      </w:ins>
      <w:del w:id="90" w:author="先生你先" w:date="2026-07-20T21:25:34Z">
        <w:r>
          <w:rPr>
            <w:rFonts w:hint="eastAsia" w:eastAsia="仿宋_GB2312"/>
            <w:color w:val="auto"/>
            <w:spacing w:val="-3"/>
            <w:sz w:val="32"/>
            <w:szCs w:val="32"/>
            <w:lang w:val="en-US" w:eastAsia="zh-CN"/>
          </w:rPr>
          <w:delText>，</w:delText>
        </w:r>
      </w:del>
      <w:r>
        <w:rPr>
          <w:rFonts w:hint="eastAsia" w:eastAsia="仿宋_GB2312"/>
          <w:color w:val="auto"/>
          <w:spacing w:val="-3"/>
          <w:sz w:val="32"/>
          <w:szCs w:val="32"/>
          <w:lang w:val="en-US" w:eastAsia="zh-CN"/>
        </w:rPr>
        <w:t>工程审定金额79,540,159.04元，审减金额17,807,819.34元，节约率18.29%。</w:t>
      </w:r>
    </w:p>
    <w:p w14:paraId="7A5652E5">
      <w:pPr>
        <w:keepNext w:val="0"/>
        <w:keepLines w:val="0"/>
        <w:pageBreakBefore w:val="0"/>
        <w:widowControl w:val="0"/>
        <w:kinsoku/>
        <w:wordWrap/>
        <w:overflowPunct/>
        <w:topLinePunct w:val="0"/>
        <w:autoSpaceDE/>
        <w:autoSpaceDN/>
        <w:bidi w:val="0"/>
        <w:adjustRightInd w:val="0"/>
        <w:snapToGrid/>
        <w:spacing w:line="600" w:lineRule="exact"/>
        <w:ind w:firstLine="628" w:firstLineChars="0"/>
        <w:jc w:val="both"/>
        <w:textAlignment w:val="baseline"/>
        <w:rPr>
          <w:rFonts w:hint="eastAsia" w:ascii="Times New Roman" w:hAnsi="Times New Roman" w:eastAsia="仿宋_GB2312" w:cs="Times New Roman"/>
          <w:b w:val="0"/>
          <w:bCs w:val="0"/>
          <w:color w:val="auto"/>
          <w:spacing w:val="-3"/>
          <w:sz w:val="32"/>
          <w:szCs w:val="32"/>
          <w:lang w:val="en-US" w:eastAsia="zh-CN"/>
        </w:rPr>
      </w:pPr>
      <w:r>
        <w:rPr>
          <w:rFonts w:hint="eastAsia" w:ascii="Times New Roman" w:hAnsi="Times New Roman" w:eastAsia="仿宋_GB2312" w:cs="Times New Roman"/>
          <w:b w:val="0"/>
          <w:bCs w:val="0"/>
          <w:color w:val="auto"/>
          <w:spacing w:val="-3"/>
          <w:sz w:val="32"/>
          <w:szCs w:val="32"/>
          <w:lang w:val="en-US" w:eastAsia="zh-CN"/>
        </w:rPr>
        <w:t>3.预算资金的执行情况分析。</w:t>
      </w:r>
    </w:p>
    <w:p w14:paraId="304FFE70">
      <w:pPr>
        <w:keepNext w:val="0"/>
        <w:keepLines w:val="0"/>
        <w:pageBreakBefore w:val="0"/>
        <w:widowControl w:val="0"/>
        <w:kinsoku/>
        <w:wordWrap/>
        <w:overflowPunct/>
        <w:topLinePunct w:val="0"/>
        <w:autoSpaceDE/>
        <w:autoSpaceDN/>
        <w:bidi w:val="0"/>
        <w:adjustRightInd w:val="0"/>
        <w:snapToGrid/>
        <w:spacing w:before="0" w:beforeLines="-2147483648" w:line="600" w:lineRule="exact"/>
        <w:ind w:left="0" w:leftChars="0" w:firstLine="628" w:firstLineChars="0"/>
        <w:jc w:val="both"/>
        <w:textAlignment w:val="baseline"/>
        <w:outlineLvl w:val="9"/>
        <w:rPr>
          <w:rFonts w:hint="eastAsia" w:eastAsia="黑体"/>
          <w:color w:val="auto"/>
          <w:kern w:val="2"/>
          <w:sz w:val="32"/>
          <w:szCs w:val="32"/>
          <w:lang w:val="en-US" w:eastAsia="zh-CN"/>
        </w:rPr>
      </w:pPr>
      <w:r>
        <w:rPr>
          <w:rFonts w:hint="eastAsia" w:eastAsia="仿宋_GB2312"/>
          <w:color w:val="auto"/>
          <w:spacing w:val="-3"/>
          <w:sz w:val="32"/>
          <w:szCs w:val="32"/>
          <w:lang w:val="en-US" w:eastAsia="zh-CN"/>
        </w:rPr>
        <w:t>实际完成的投资</w:t>
      </w:r>
      <w:r>
        <w:rPr>
          <w:rFonts w:hint="eastAsia" w:eastAsia="仿宋_GB2312"/>
          <w:color w:val="auto"/>
          <w:spacing w:val="-3"/>
          <w:sz w:val="32"/>
          <w:szCs w:val="32"/>
          <w:highlight w:val="none"/>
          <w:lang w:val="en-US" w:eastAsia="zh-CN"/>
        </w:rPr>
        <w:t>84,707,685.26</w:t>
      </w:r>
      <w:r>
        <w:rPr>
          <w:rFonts w:hint="eastAsia" w:eastAsia="仿宋_GB2312"/>
          <w:color w:val="auto"/>
          <w:spacing w:val="-3"/>
          <w:sz w:val="32"/>
          <w:szCs w:val="32"/>
          <w:lang w:val="en-US" w:eastAsia="zh-CN"/>
        </w:rPr>
        <w:t>元与到位的项目资金77,288,874.98元相比，项目缺口资金7,418,810.28</w:t>
      </w:r>
      <w:r>
        <w:rPr>
          <w:rFonts w:hint="eastAsia" w:eastAsia="仿宋_GB2312"/>
          <w:color w:val="auto"/>
          <w:spacing w:val="-3"/>
          <w:sz w:val="32"/>
          <w:szCs w:val="32"/>
        </w:rPr>
        <w:t>元</w:t>
      </w:r>
      <w:r>
        <w:rPr>
          <w:rFonts w:hint="eastAsia" w:eastAsia="仿宋_GB2312"/>
          <w:color w:val="auto"/>
          <w:spacing w:val="-3"/>
          <w:sz w:val="32"/>
          <w:szCs w:val="32"/>
          <w:lang w:eastAsia="zh-CN"/>
        </w:rPr>
        <w:t>。</w:t>
      </w:r>
    </w:p>
    <w:p w14:paraId="0FD48037">
      <w:pPr>
        <w:keepNext w:val="0"/>
        <w:keepLines w:val="0"/>
        <w:pageBreakBefore w:val="0"/>
        <w:widowControl w:val="0"/>
        <w:kinsoku/>
        <w:wordWrap/>
        <w:overflowPunct/>
        <w:topLinePunct w:val="0"/>
        <w:autoSpaceDE/>
        <w:autoSpaceDN/>
        <w:bidi w:val="0"/>
        <w:adjustRightInd w:val="0"/>
        <w:snapToGrid/>
        <w:spacing w:before="0" w:beforeLines="50" w:line="600" w:lineRule="exact"/>
        <w:ind w:left="0" w:leftChars="0" w:firstLine="640" w:firstLineChars="200"/>
        <w:textAlignment w:val="baseline"/>
        <w:outlineLvl w:val="0"/>
        <w:rPr>
          <w:rFonts w:eastAsia="黑体"/>
          <w:color w:val="auto"/>
          <w:kern w:val="2"/>
          <w:sz w:val="32"/>
          <w:szCs w:val="32"/>
        </w:rPr>
      </w:pPr>
      <w:bookmarkStart w:id="75" w:name="_Toc973154213"/>
      <w:r>
        <w:rPr>
          <w:rFonts w:hint="eastAsia" w:eastAsia="黑体"/>
          <w:color w:val="auto"/>
          <w:kern w:val="2"/>
          <w:sz w:val="32"/>
          <w:szCs w:val="32"/>
          <w:lang w:val="en-US" w:eastAsia="zh-CN"/>
        </w:rPr>
        <w:t>八</w:t>
      </w:r>
      <w:r>
        <w:rPr>
          <w:rFonts w:hint="eastAsia" w:eastAsia="黑体"/>
          <w:color w:val="auto"/>
          <w:kern w:val="2"/>
          <w:sz w:val="32"/>
          <w:szCs w:val="32"/>
        </w:rPr>
        <w:t>、审核意见</w:t>
      </w:r>
      <w:bookmarkEnd w:id="72"/>
      <w:bookmarkEnd w:id="73"/>
      <w:bookmarkEnd w:id="75"/>
    </w:p>
    <w:p w14:paraId="58F8B652">
      <w:pPr>
        <w:keepNext w:val="0"/>
        <w:keepLines w:val="0"/>
        <w:pageBreakBefore w:val="0"/>
        <w:widowControl w:val="0"/>
        <w:kinsoku/>
        <w:wordWrap/>
        <w:overflowPunct/>
        <w:topLinePunct w:val="0"/>
        <w:autoSpaceDE/>
        <w:autoSpaceDN/>
        <w:bidi w:val="0"/>
        <w:adjustRightInd w:val="0"/>
        <w:snapToGrid/>
        <w:spacing w:line="600" w:lineRule="exact"/>
        <w:ind w:firstLine="628"/>
        <w:jc w:val="both"/>
        <w:textAlignment w:val="baseline"/>
        <w:rPr>
          <w:rFonts w:hint="eastAsia" w:eastAsia="仿宋_GB2312"/>
          <w:color w:val="auto"/>
          <w:spacing w:val="-3"/>
          <w:sz w:val="32"/>
          <w:szCs w:val="32"/>
          <w:lang w:eastAsia="zh-CN"/>
        </w:rPr>
      </w:pPr>
      <w:r>
        <w:rPr>
          <w:rFonts w:hint="eastAsia" w:eastAsia="仿宋_GB2312"/>
          <w:color w:val="auto"/>
          <w:spacing w:val="-3"/>
          <w:sz w:val="32"/>
          <w:szCs w:val="32"/>
        </w:rPr>
        <w:t>我们认为</w:t>
      </w:r>
      <w:r>
        <w:rPr>
          <w:rFonts w:hint="eastAsia" w:eastAsia="仿宋_GB2312"/>
          <w:color w:val="auto"/>
          <w:spacing w:val="-3"/>
          <w:sz w:val="32"/>
          <w:szCs w:val="32"/>
          <w:lang w:eastAsia="zh-CN"/>
        </w:rPr>
        <w:t>马尔康城市环境质量提升（房屋建筑）工程（州级）项目</w:t>
      </w:r>
      <w:r>
        <w:rPr>
          <w:rFonts w:hint="eastAsia" w:eastAsia="仿宋_GB2312"/>
          <w:color w:val="auto"/>
          <w:spacing w:val="-3"/>
          <w:sz w:val="32"/>
          <w:szCs w:val="32"/>
        </w:rPr>
        <w:t>已按照规定的程序实施完毕，该项目在重</w:t>
      </w:r>
      <w:r>
        <w:rPr>
          <w:rFonts w:hint="eastAsia" w:eastAsia="仿宋_GB2312"/>
          <w:color w:val="auto"/>
          <w:spacing w:val="-3"/>
          <w:sz w:val="32"/>
          <w:szCs w:val="32"/>
          <w:lang w:eastAsia="zh-CN"/>
        </w:rPr>
        <w:t>大方面符合项目批复。经审阅工程及财务相关资料，</w:t>
      </w:r>
      <w:r>
        <w:rPr>
          <w:rFonts w:hint="eastAsia" w:eastAsia="仿宋_GB2312"/>
          <w:color w:val="auto"/>
          <w:spacing w:val="-3"/>
          <w:sz w:val="32"/>
          <w:szCs w:val="32"/>
          <w:lang w:val="en-US" w:eastAsia="zh-CN"/>
        </w:rPr>
        <w:t>项目实施单位认真执行了项目法人制、资本金制、招投标制、工程监理制、合同管理制；加强了工程进度、质量、投资控制，未发生重大人身、设备安全事故</w:t>
      </w:r>
      <w:r>
        <w:rPr>
          <w:rFonts w:hint="eastAsia" w:eastAsia="仿宋_GB2312"/>
          <w:color w:val="auto"/>
          <w:spacing w:val="-3"/>
          <w:sz w:val="32"/>
          <w:szCs w:val="32"/>
          <w:lang w:eastAsia="zh-CN"/>
        </w:rPr>
        <w:t>。项目支付均经过了审批程序，项目档案较为完整，财务核算较为规范，</w:t>
      </w:r>
      <w:r>
        <w:rPr>
          <w:rFonts w:hint="eastAsia" w:eastAsia="仿宋_GB2312"/>
          <w:color w:val="auto"/>
          <w:spacing w:val="-3"/>
          <w:sz w:val="32"/>
          <w:szCs w:val="32"/>
          <w:lang w:val="en-US" w:eastAsia="zh-CN"/>
        </w:rPr>
        <w:t>对</w:t>
      </w:r>
      <w:r>
        <w:rPr>
          <w:rFonts w:hint="eastAsia" w:eastAsia="仿宋_GB2312"/>
          <w:color w:val="auto"/>
          <w:spacing w:val="-3"/>
          <w:sz w:val="32"/>
          <w:szCs w:val="32"/>
          <w:lang w:eastAsia="zh-CN"/>
        </w:rPr>
        <w:t>建设成本</w:t>
      </w:r>
      <w:r>
        <w:rPr>
          <w:rFonts w:hint="eastAsia" w:eastAsia="仿宋_GB2312"/>
          <w:color w:val="auto"/>
          <w:spacing w:val="-3"/>
          <w:sz w:val="32"/>
          <w:szCs w:val="32"/>
          <w:lang w:val="en-US" w:eastAsia="zh-CN"/>
        </w:rPr>
        <w:t>进行了</w:t>
      </w:r>
      <w:r>
        <w:rPr>
          <w:rFonts w:hint="eastAsia" w:eastAsia="仿宋_GB2312"/>
          <w:color w:val="auto"/>
          <w:spacing w:val="-3"/>
          <w:sz w:val="32"/>
          <w:szCs w:val="32"/>
          <w:lang w:eastAsia="zh-CN"/>
        </w:rPr>
        <w:t>正确归集。</w:t>
      </w:r>
    </w:p>
    <w:p w14:paraId="2B922940">
      <w:pPr>
        <w:keepNext w:val="0"/>
        <w:keepLines w:val="0"/>
        <w:pageBreakBefore w:val="0"/>
        <w:widowControl w:val="0"/>
        <w:kinsoku/>
        <w:wordWrap/>
        <w:overflowPunct/>
        <w:topLinePunct w:val="0"/>
        <w:autoSpaceDE/>
        <w:autoSpaceDN/>
        <w:bidi w:val="0"/>
        <w:adjustRightInd w:val="0"/>
        <w:snapToGrid/>
        <w:spacing w:before="0" w:beforeLines="50" w:line="600" w:lineRule="exact"/>
        <w:ind w:firstLine="640"/>
        <w:textAlignment w:val="baseline"/>
        <w:outlineLvl w:val="0"/>
        <w:rPr>
          <w:rFonts w:hint="eastAsia" w:eastAsia="黑体"/>
          <w:color w:val="auto"/>
          <w:kern w:val="2"/>
          <w:sz w:val="32"/>
          <w:szCs w:val="32"/>
          <w:lang w:val="en-US" w:eastAsia="zh-CN"/>
        </w:rPr>
      </w:pPr>
      <w:bookmarkStart w:id="76" w:name="_Toc567402339"/>
      <w:r>
        <w:rPr>
          <w:rFonts w:hint="eastAsia" w:eastAsia="黑体"/>
          <w:color w:val="auto"/>
          <w:kern w:val="2"/>
          <w:sz w:val="32"/>
          <w:szCs w:val="32"/>
          <w:lang w:val="en-US" w:eastAsia="zh-CN"/>
        </w:rPr>
        <w:t>九、说明事项</w:t>
      </w:r>
      <w:bookmarkEnd w:id="76"/>
    </w:p>
    <w:p w14:paraId="1A9A78E9">
      <w:pPr>
        <w:keepNext w:val="0"/>
        <w:keepLines w:val="0"/>
        <w:pageBreakBefore w:val="0"/>
        <w:kinsoku/>
        <w:wordWrap/>
        <w:overflowPunct/>
        <w:topLinePunct w:val="0"/>
        <w:autoSpaceDE/>
        <w:autoSpaceDN/>
        <w:bidi w:val="0"/>
        <w:adjustRightInd w:val="0"/>
        <w:spacing w:line="600" w:lineRule="exact"/>
        <w:ind w:firstLine="628" w:firstLineChars="200"/>
        <w:jc w:val="both"/>
        <w:textAlignment w:val="baseline"/>
        <w:rPr>
          <w:rFonts w:hint="eastAsia" w:eastAsia="仿宋_GB2312"/>
          <w:color w:val="auto"/>
          <w:spacing w:val="-3"/>
          <w:sz w:val="32"/>
          <w:szCs w:val="32"/>
          <w:highlight w:val="none"/>
          <w:lang w:val="en-US" w:eastAsia="zh-CN"/>
        </w:rPr>
      </w:pPr>
      <w:r>
        <w:rPr>
          <w:rFonts w:hint="eastAsia" w:eastAsia="仿宋_GB2312"/>
          <w:color w:val="auto"/>
          <w:spacing w:val="-3"/>
          <w:sz w:val="32"/>
          <w:szCs w:val="32"/>
          <w:highlight w:val="none"/>
          <w:lang w:val="en-US" w:eastAsia="zh-CN"/>
        </w:rPr>
        <w:t>本项目竣工财务决算审核、工程结算审核两项工作，均由阿坝藏族羌族自治州财政局统一委托第三方机构实施：其中竣工财务决算审核单位为四川融策会计师事务所有限公司，工程结算审核单位为四川兴凯宏工程管理有限公司，上述两项审核服务相关费用均由阿坝藏族羌族自治州财政局承担支付。</w:t>
      </w:r>
    </w:p>
    <w:p w14:paraId="502D1594">
      <w:pPr>
        <w:keepNext w:val="0"/>
        <w:keepLines w:val="0"/>
        <w:pageBreakBefore w:val="0"/>
        <w:widowControl w:val="0"/>
        <w:kinsoku/>
        <w:wordWrap/>
        <w:overflowPunct/>
        <w:topLinePunct w:val="0"/>
        <w:autoSpaceDE/>
        <w:autoSpaceDN/>
        <w:bidi w:val="0"/>
        <w:adjustRightInd w:val="0"/>
        <w:snapToGrid/>
        <w:spacing w:before="0" w:beforeLines="50" w:line="600" w:lineRule="exact"/>
        <w:ind w:firstLine="640"/>
        <w:textAlignment w:val="baseline"/>
        <w:outlineLvl w:val="0"/>
        <w:rPr>
          <w:rFonts w:hint="default"/>
          <w:lang w:val="en-US" w:eastAsia="zh-CN"/>
        </w:rPr>
      </w:pPr>
      <w:r>
        <w:rPr>
          <w:rFonts w:hint="eastAsia" w:eastAsia="黑体"/>
          <w:color w:val="auto"/>
          <w:kern w:val="2"/>
          <w:sz w:val="32"/>
          <w:szCs w:val="32"/>
          <w:lang w:val="en-US" w:eastAsia="zh-CN"/>
        </w:rPr>
        <w:t>十、存在的问题</w:t>
      </w:r>
    </w:p>
    <w:p w14:paraId="74901E83">
      <w:pPr>
        <w:adjustRightInd w:val="0"/>
        <w:spacing w:line="600" w:lineRule="exact"/>
        <w:ind w:firstLine="628"/>
        <w:jc w:val="both"/>
        <w:textAlignment w:val="baseline"/>
        <w:rPr>
          <w:rFonts w:hint="eastAsia" w:eastAsia="仿宋_GB2312"/>
          <w:color w:val="auto"/>
          <w:spacing w:val="-3"/>
          <w:sz w:val="32"/>
          <w:szCs w:val="32"/>
          <w:highlight w:val="none"/>
          <w:lang w:val="en-US" w:eastAsia="zh-CN"/>
        </w:rPr>
      </w:pPr>
      <w:r>
        <w:rPr>
          <w:rFonts w:hint="eastAsia" w:eastAsia="仿宋_GB2312"/>
          <w:color w:val="auto"/>
          <w:spacing w:val="-3"/>
          <w:sz w:val="32"/>
          <w:szCs w:val="32"/>
          <w:highlight w:val="none"/>
          <w:lang w:val="en-US" w:eastAsia="zh-CN"/>
        </w:rPr>
        <w:t>进一步加强财务核算及竣工财务决算工作，建设单位应在项目竣工后3个月内完成竣工财务决算的编制工作。</w:t>
      </w:r>
    </w:p>
    <w:bookmarkEnd w:id="74"/>
    <w:p w14:paraId="0854BC49">
      <w:pPr>
        <w:keepNext w:val="0"/>
        <w:keepLines w:val="0"/>
        <w:pageBreakBefore w:val="0"/>
        <w:widowControl w:val="0"/>
        <w:kinsoku/>
        <w:wordWrap/>
        <w:overflowPunct/>
        <w:topLinePunct w:val="0"/>
        <w:autoSpaceDE/>
        <w:autoSpaceDN/>
        <w:bidi w:val="0"/>
        <w:adjustRightInd w:val="0"/>
        <w:snapToGrid/>
        <w:spacing w:before="0" w:beforeLines="50" w:line="600" w:lineRule="exact"/>
        <w:ind w:firstLine="640"/>
        <w:textAlignment w:val="baseline"/>
        <w:outlineLvl w:val="0"/>
        <w:rPr>
          <w:rFonts w:eastAsia="黑体"/>
          <w:color w:val="auto"/>
          <w:kern w:val="2"/>
          <w:sz w:val="32"/>
          <w:szCs w:val="32"/>
        </w:rPr>
      </w:pPr>
      <w:bookmarkStart w:id="77" w:name="_Toc1503718893"/>
      <w:bookmarkStart w:id="78" w:name="_Toc45828885"/>
      <w:bookmarkStart w:id="79" w:name="_Toc45813308"/>
      <w:r>
        <w:rPr>
          <w:rFonts w:hint="eastAsia" w:eastAsia="黑体"/>
          <w:color w:val="auto"/>
          <w:kern w:val="2"/>
          <w:sz w:val="32"/>
          <w:szCs w:val="32"/>
          <w:highlight w:val="none"/>
          <w:lang w:val="en-US" w:eastAsia="zh-CN"/>
        </w:rPr>
        <w:t>十</w:t>
      </w:r>
      <w:r>
        <w:rPr>
          <w:rFonts w:hint="eastAsia" w:eastAsia="黑体"/>
          <w:color w:val="auto"/>
          <w:kern w:val="2"/>
          <w:sz w:val="32"/>
          <w:szCs w:val="32"/>
          <w:highlight w:val="none"/>
        </w:rPr>
        <w:t>、本报告适用范</w:t>
      </w:r>
      <w:r>
        <w:rPr>
          <w:rFonts w:hint="eastAsia" w:eastAsia="黑体"/>
          <w:color w:val="auto"/>
          <w:kern w:val="2"/>
          <w:sz w:val="32"/>
          <w:szCs w:val="32"/>
        </w:rPr>
        <w:t>围</w:t>
      </w:r>
      <w:bookmarkEnd w:id="77"/>
      <w:bookmarkEnd w:id="78"/>
      <w:bookmarkEnd w:id="79"/>
    </w:p>
    <w:p w14:paraId="1E3DC359">
      <w:pPr>
        <w:keepNext w:val="0"/>
        <w:keepLines w:val="0"/>
        <w:pageBreakBefore w:val="0"/>
        <w:widowControl w:val="0"/>
        <w:kinsoku/>
        <w:wordWrap/>
        <w:overflowPunct/>
        <w:topLinePunct w:val="0"/>
        <w:autoSpaceDE/>
        <w:autoSpaceDN/>
        <w:bidi w:val="0"/>
        <w:adjustRightInd w:val="0"/>
        <w:snapToGrid/>
        <w:spacing w:line="600" w:lineRule="exact"/>
        <w:ind w:firstLine="628"/>
        <w:jc w:val="both"/>
        <w:textAlignment w:val="baseline"/>
        <w:rPr>
          <w:rFonts w:hint="eastAsia" w:eastAsia="仿宋_GB2312"/>
          <w:color w:val="auto"/>
          <w:spacing w:val="-3"/>
          <w:sz w:val="32"/>
          <w:szCs w:val="32"/>
        </w:rPr>
      </w:pPr>
      <w:r>
        <w:rPr>
          <w:rFonts w:hint="eastAsia" w:eastAsia="仿宋_GB2312"/>
          <w:color w:val="auto"/>
          <w:spacing w:val="-3"/>
          <w:sz w:val="32"/>
          <w:szCs w:val="32"/>
        </w:rPr>
        <w:t>本报告</w:t>
      </w:r>
      <w:r>
        <w:rPr>
          <w:rFonts w:hint="eastAsia" w:eastAsia="仿宋_GB2312"/>
          <w:color w:val="auto"/>
          <w:spacing w:val="-3"/>
          <w:sz w:val="32"/>
          <w:szCs w:val="32"/>
          <w:lang w:eastAsia="zh-CN"/>
        </w:rPr>
        <w:t>仅为阿坝藏族羌族自治州住房和城乡建设局</w:t>
      </w:r>
      <w:r>
        <w:rPr>
          <w:rFonts w:hint="eastAsia" w:eastAsia="仿宋_GB2312"/>
          <w:color w:val="auto"/>
          <w:spacing w:val="-3"/>
          <w:sz w:val="32"/>
          <w:szCs w:val="32"/>
        </w:rPr>
        <w:t>用于</w:t>
      </w:r>
      <w:r>
        <w:rPr>
          <w:rFonts w:hint="eastAsia" w:eastAsia="仿宋_GB2312"/>
          <w:color w:val="auto"/>
          <w:spacing w:val="-3"/>
          <w:sz w:val="32"/>
          <w:szCs w:val="32"/>
          <w:lang w:eastAsia="zh-CN"/>
        </w:rPr>
        <w:t>马尔康城市环境质量提升（房屋建筑）工程（州级）项目</w:t>
      </w:r>
      <w:r>
        <w:rPr>
          <w:rFonts w:hint="eastAsia" w:eastAsia="仿宋_GB2312"/>
          <w:color w:val="auto"/>
          <w:spacing w:val="-3"/>
          <w:sz w:val="32"/>
          <w:szCs w:val="32"/>
        </w:rPr>
        <w:t>审核之用，不能离开委托要求和使用目的转作他用。非为法律、行政法规规定，报告的全部或部分内容不得提供给其他单位或个人，不得见诸</w:t>
      </w:r>
      <w:r>
        <w:rPr>
          <w:rFonts w:hint="eastAsia" w:eastAsia="仿宋_GB2312"/>
          <w:color w:val="auto"/>
          <w:spacing w:val="-3"/>
          <w:sz w:val="32"/>
          <w:szCs w:val="32"/>
          <w:lang w:val="en-US" w:eastAsia="zh-CN"/>
        </w:rPr>
        <w:t>于</w:t>
      </w:r>
      <w:r>
        <w:rPr>
          <w:rFonts w:hint="eastAsia" w:eastAsia="仿宋_GB2312"/>
          <w:color w:val="auto"/>
          <w:spacing w:val="-3"/>
          <w:sz w:val="32"/>
          <w:szCs w:val="32"/>
        </w:rPr>
        <w:t>公开媒体，因使用不当造成的后果，与执行本审核业务的会计师事务所和注册会计师无关。</w:t>
      </w:r>
      <w:bookmarkEnd w:id="2"/>
      <w:bookmarkStart w:id="80" w:name="_Toc45717930"/>
      <w:bookmarkStart w:id="81" w:name="_Toc16786"/>
      <w:bookmarkStart w:id="82" w:name="_Toc45828886"/>
      <w:bookmarkStart w:id="83" w:name="_Toc45813309"/>
    </w:p>
    <w:p w14:paraId="3515EE34">
      <w:pPr>
        <w:pStyle w:val="2"/>
        <w:rPr>
          <w:rFonts w:hint="eastAsia" w:eastAsia="仿宋_GB2312"/>
          <w:color w:val="auto"/>
          <w:spacing w:val="-3"/>
          <w:sz w:val="32"/>
          <w:szCs w:val="32"/>
        </w:rPr>
      </w:pPr>
    </w:p>
    <w:p w14:paraId="28618F05">
      <w:pPr>
        <w:pStyle w:val="2"/>
        <w:ind w:firstLine="0" w:firstLineChars="0"/>
        <w:rPr>
          <w:del w:id="92" w:author="先生你先" w:date="2026-07-20T21:24:18Z"/>
          <w:rFonts w:hint="eastAsia" w:eastAsia="仿宋_GB2312"/>
          <w:color w:val="auto"/>
          <w:spacing w:val="-3"/>
          <w:sz w:val="32"/>
          <w:szCs w:val="32"/>
        </w:rPr>
        <w:pPrChange w:id="91" w:author="先生你先" w:date="2026-07-20T21:24:18Z">
          <w:pPr>
            <w:pStyle w:val="2"/>
          </w:pPr>
        </w:pPrChange>
      </w:pPr>
    </w:p>
    <w:p w14:paraId="3FE0898C">
      <w:pPr>
        <w:pStyle w:val="2"/>
        <w:ind w:firstLine="0" w:firstLineChars="0"/>
        <w:rPr>
          <w:del w:id="94" w:author="先生你先" w:date="2026-07-20T21:24:17Z"/>
          <w:rFonts w:hint="eastAsia" w:eastAsia="仿宋_GB2312"/>
          <w:color w:val="auto"/>
          <w:spacing w:val="-3"/>
          <w:sz w:val="32"/>
          <w:szCs w:val="32"/>
        </w:rPr>
        <w:pPrChange w:id="93" w:author="先生你先" w:date="2026-07-20T21:24:18Z">
          <w:pPr>
            <w:pStyle w:val="2"/>
          </w:pPr>
        </w:pPrChange>
      </w:pPr>
    </w:p>
    <w:p w14:paraId="50522E2B">
      <w:pPr>
        <w:pStyle w:val="2"/>
        <w:ind w:firstLine="0" w:firstLineChars="0"/>
        <w:rPr>
          <w:del w:id="96" w:author="先生你先" w:date="2026-07-20T21:24:17Z"/>
          <w:rFonts w:hint="eastAsia" w:eastAsia="仿宋_GB2312"/>
          <w:color w:val="auto"/>
          <w:spacing w:val="-3"/>
          <w:sz w:val="32"/>
          <w:szCs w:val="32"/>
          <w:lang w:val="en-US" w:eastAsia="zh-CN"/>
        </w:rPr>
        <w:pPrChange w:id="95" w:author="先生你先" w:date="2026-07-20T21:24:17Z">
          <w:pPr>
            <w:pStyle w:val="2"/>
          </w:pPr>
        </w:pPrChange>
      </w:pPr>
    </w:p>
    <w:p w14:paraId="075117CB">
      <w:pPr>
        <w:pStyle w:val="2"/>
        <w:ind w:firstLine="0" w:firstLineChars="0"/>
        <w:rPr>
          <w:del w:id="97" w:author="先生你先" w:date="2026-07-20T21:24:16Z"/>
          <w:rFonts w:hint="default" w:eastAsia="仿宋_GB2312"/>
          <w:color w:val="auto"/>
          <w:spacing w:val="-3"/>
          <w:sz w:val="32"/>
          <w:szCs w:val="32"/>
          <w:lang w:val="en-US" w:eastAsia="zh-CN"/>
        </w:rPr>
      </w:pPr>
    </w:p>
    <w:p w14:paraId="16735E8D">
      <w:pPr>
        <w:pStyle w:val="2"/>
        <w:ind w:firstLine="0" w:firstLineChars="0"/>
        <w:rPr>
          <w:rFonts w:hint="eastAsia" w:eastAsia="仿宋_GB2312"/>
          <w:color w:val="auto"/>
          <w:spacing w:val="-3"/>
          <w:sz w:val="32"/>
          <w:szCs w:val="32"/>
          <w:lang w:eastAsia="zh-CN"/>
        </w:rPr>
        <w:pPrChange w:id="98" w:author="先生你先" w:date="2026-07-20T21:24:16Z">
          <w:pPr>
            <w:pStyle w:val="2"/>
          </w:pPr>
        </w:pPrChange>
      </w:pPr>
    </w:p>
    <w:p w14:paraId="356FDCF6">
      <w:pPr>
        <w:adjustRightInd w:val="0"/>
        <w:spacing w:line="600" w:lineRule="exact"/>
        <w:ind w:left="0" w:leftChars="0" w:firstLine="640" w:firstLineChars="200"/>
        <w:jc w:val="left"/>
        <w:textAlignment w:val="baseline"/>
        <w:rPr>
          <w:rFonts w:hint="eastAsia" w:eastAsia="仿宋_GB2312"/>
          <w:b w:val="0"/>
          <w:bCs w:val="0"/>
          <w:color w:val="auto"/>
          <w:spacing w:val="-3"/>
          <w:sz w:val="32"/>
          <w:szCs w:val="32"/>
        </w:rPr>
      </w:pPr>
      <w:r>
        <w:rPr>
          <w:rFonts w:eastAsia="仿宋_GB2312"/>
          <w:color w:val="auto"/>
          <w:sz w:val="32"/>
          <w:szCs w:val="32"/>
          <w:shd w:val="clear" w:color="auto" w:fill="FFFFFF"/>
        </w:rPr>
        <w:t>附件：</w:t>
      </w:r>
      <w:r>
        <w:rPr>
          <w:rFonts w:hint="eastAsia" w:eastAsia="仿宋_GB2312"/>
          <w:b w:val="0"/>
          <w:bCs w:val="0"/>
          <w:color w:val="auto"/>
          <w:spacing w:val="-3"/>
          <w:sz w:val="32"/>
          <w:szCs w:val="32"/>
          <w:lang w:val="en-US" w:eastAsia="zh-CN"/>
        </w:rPr>
        <w:t>1、</w:t>
      </w:r>
      <w:r>
        <w:rPr>
          <w:rFonts w:hint="eastAsia" w:eastAsia="仿宋_GB2312"/>
          <w:b w:val="0"/>
          <w:bCs w:val="0"/>
          <w:color w:val="auto"/>
          <w:spacing w:val="-3"/>
          <w:sz w:val="32"/>
          <w:szCs w:val="32"/>
        </w:rPr>
        <w:t>基本建设项目竣工财务决算报表</w:t>
      </w:r>
    </w:p>
    <w:p w14:paraId="79507253">
      <w:pPr>
        <w:adjustRightInd w:val="0"/>
        <w:spacing w:line="600" w:lineRule="exact"/>
        <w:ind w:firstLine="1570" w:firstLineChars="500"/>
        <w:jc w:val="left"/>
        <w:textAlignment w:val="baseline"/>
        <w:rPr>
          <w:rFonts w:hint="default" w:eastAsia="仿宋_GB2312"/>
          <w:b w:val="0"/>
          <w:bCs w:val="0"/>
          <w:color w:val="auto"/>
          <w:spacing w:val="-3"/>
          <w:sz w:val="32"/>
          <w:szCs w:val="32"/>
          <w:lang w:val="en-US" w:eastAsia="zh-CN"/>
        </w:rPr>
      </w:pPr>
      <w:r>
        <w:rPr>
          <w:rFonts w:hint="eastAsia" w:eastAsia="仿宋_GB2312"/>
          <w:b w:val="0"/>
          <w:bCs w:val="0"/>
          <w:color w:val="auto"/>
          <w:spacing w:val="-3"/>
          <w:sz w:val="32"/>
          <w:szCs w:val="32"/>
          <w:lang w:val="en-US" w:eastAsia="zh-CN"/>
        </w:rPr>
        <w:t>2</w:t>
      </w:r>
      <w:r>
        <w:rPr>
          <w:rFonts w:hint="eastAsia" w:eastAsia="仿宋_GB2312"/>
          <w:b w:val="0"/>
          <w:bCs w:val="0"/>
          <w:color w:val="auto"/>
          <w:spacing w:val="-3"/>
          <w:sz w:val="32"/>
          <w:szCs w:val="32"/>
        </w:rPr>
        <w:t>、</w:t>
      </w:r>
      <w:r>
        <w:rPr>
          <w:rFonts w:hint="eastAsia" w:eastAsia="仿宋_GB2312"/>
          <w:b w:val="0"/>
          <w:bCs w:val="0"/>
          <w:color w:val="auto"/>
          <w:spacing w:val="-3"/>
          <w:sz w:val="32"/>
          <w:szCs w:val="32"/>
          <w:lang w:val="en-US" w:eastAsia="zh-CN"/>
        </w:rPr>
        <w:t>竣工财务决算报表编制说明</w:t>
      </w:r>
    </w:p>
    <w:p w14:paraId="6C3B5BC6">
      <w:pPr>
        <w:adjustRightInd w:val="0"/>
        <w:spacing w:line="600" w:lineRule="exact"/>
        <w:ind w:firstLine="1570" w:firstLineChars="500"/>
        <w:jc w:val="left"/>
        <w:textAlignment w:val="baseline"/>
        <w:rPr>
          <w:rFonts w:hint="eastAsia" w:eastAsia="仿宋_GB2312"/>
          <w:b w:val="0"/>
          <w:bCs w:val="0"/>
          <w:color w:val="auto"/>
          <w:spacing w:val="-3"/>
          <w:sz w:val="32"/>
          <w:szCs w:val="32"/>
        </w:rPr>
      </w:pPr>
      <w:r>
        <w:rPr>
          <w:rFonts w:hint="eastAsia" w:eastAsia="仿宋_GB2312"/>
          <w:b w:val="0"/>
          <w:bCs w:val="0"/>
          <w:color w:val="auto"/>
          <w:spacing w:val="-3"/>
          <w:sz w:val="32"/>
          <w:szCs w:val="32"/>
          <w:lang w:val="en-US" w:eastAsia="zh-CN"/>
        </w:rPr>
        <w:t>3</w:t>
      </w:r>
      <w:r>
        <w:rPr>
          <w:rFonts w:hint="eastAsia" w:eastAsia="仿宋_GB2312"/>
          <w:b w:val="0"/>
          <w:bCs w:val="0"/>
          <w:color w:val="auto"/>
          <w:spacing w:val="-3"/>
          <w:sz w:val="32"/>
          <w:szCs w:val="32"/>
        </w:rPr>
        <w:t>、基本建设项目竣工财务决算审核表</w:t>
      </w:r>
      <w:bookmarkStart w:id="84" w:name="_Toc8752"/>
    </w:p>
    <w:p w14:paraId="52E913FB">
      <w:pPr>
        <w:pStyle w:val="2"/>
        <w:ind w:left="0" w:leftChars="0" w:firstLine="0" w:firstLineChars="0"/>
        <w:rPr>
          <w:ins w:id="99" w:author="先生你先" w:date="2026-07-20T21:24:22Z"/>
          <w:rFonts w:hint="eastAsia" w:eastAsia="仿宋_GB2312"/>
          <w:b w:val="0"/>
          <w:bCs w:val="0"/>
          <w:color w:val="auto"/>
          <w:spacing w:val="-3"/>
          <w:sz w:val="32"/>
          <w:szCs w:val="32"/>
        </w:rPr>
      </w:pPr>
    </w:p>
    <w:p w14:paraId="7C082D25">
      <w:pPr>
        <w:pStyle w:val="2"/>
        <w:ind w:left="0" w:leftChars="0" w:firstLine="0" w:firstLineChars="0"/>
        <w:rPr>
          <w:ins w:id="100" w:author="先生你先" w:date="2026-07-20T21:24:22Z"/>
          <w:rFonts w:hint="eastAsia" w:eastAsia="仿宋_GB2312"/>
          <w:b w:val="0"/>
          <w:bCs w:val="0"/>
          <w:color w:val="auto"/>
          <w:spacing w:val="-3"/>
          <w:sz w:val="32"/>
          <w:szCs w:val="32"/>
        </w:rPr>
      </w:pPr>
    </w:p>
    <w:p w14:paraId="0D71E0F7">
      <w:pPr>
        <w:pStyle w:val="2"/>
        <w:ind w:left="0" w:leftChars="0" w:firstLine="0" w:firstLineChars="0"/>
        <w:rPr>
          <w:ins w:id="101" w:author="先生你先" w:date="2026-07-20T21:24:22Z"/>
          <w:rFonts w:hint="eastAsia" w:eastAsia="仿宋_GB2312"/>
          <w:b w:val="0"/>
          <w:bCs w:val="0"/>
          <w:color w:val="auto"/>
          <w:spacing w:val="-3"/>
          <w:sz w:val="32"/>
          <w:szCs w:val="32"/>
        </w:rPr>
      </w:pPr>
    </w:p>
    <w:p w14:paraId="67F21B45">
      <w:pPr>
        <w:pStyle w:val="2"/>
        <w:ind w:left="0" w:leftChars="0" w:firstLine="0" w:firstLineChars="0"/>
        <w:rPr>
          <w:rFonts w:hint="eastAsia" w:eastAsia="仿宋_GB2312"/>
          <w:b w:val="0"/>
          <w:bCs w:val="0"/>
          <w:color w:val="auto"/>
          <w:spacing w:val="-3"/>
          <w:sz w:val="32"/>
          <w:szCs w:val="32"/>
        </w:rPr>
      </w:pPr>
    </w:p>
    <w:p w14:paraId="4FC98852">
      <w:pPr>
        <w:pStyle w:val="2"/>
        <w:ind w:left="0" w:leftChars="0" w:firstLine="0" w:firstLineChars="0"/>
        <w:rPr>
          <w:rFonts w:hint="eastAsia" w:eastAsia="仿宋_GB2312"/>
          <w:b w:val="0"/>
          <w:bCs w:val="0"/>
          <w:color w:val="auto"/>
          <w:spacing w:val="-3"/>
          <w:sz w:val="32"/>
          <w:szCs w:val="32"/>
        </w:rPr>
      </w:pPr>
    </w:p>
    <w:p w14:paraId="31324D7C">
      <w:pPr>
        <w:adjustRightInd w:val="0"/>
        <w:spacing w:line="600" w:lineRule="exact"/>
        <w:ind w:firstLine="628"/>
        <w:jc w:val="both"/>
        <w:textAlignment w:val="baseline"/>
        <w:rPr>
          <w:rFonts w:hint="eastAsia" w:eastAsia="仿宋_GB2312"/>
          <w:b/>
          <w:bCs/>
          <w:color w:val="auto"/>
          <w:spacing w:val="-3"/>
          <w:sz w:val="32"/>
          <w:szCs w:val="32"/>
        </w:rPr>
      </w:pPr>
      <w:r>
        <w:rPr>
          <w:rFonts w:hint="eastAsia" w:ascii="仿宋_GB2312" w:hAnsi="仿宋_GB2312" w:eastAsia="仿宋_GB2312" w:cs="仿宋_GB2312"/>
          <w:b/>
          <w:bCs/>
          <w:color w:val="auto"/>
          <w:sz w:val="32"/>
          <w:szCs w:val="32"/>
        </w:rPr>
        <w:t>四川融策会计师事务所有限公</w:t>
      </w:r>
      <w:r>
        <w:rPr>
          <w:rFonts w:hint="eastAsia" w:eastAsia="仿宋_GB2312"/>
          <w:b/>
          <w:bCs/>
          <w:color w:val="auto"/>
          <w:spacing w:val="-3"/>
          <w:sz w:val="32"/>
          <w:szCs w:val="32"/>
        </w:rPr>
        <w:t>司    中国注册会计师：</w:t>
      </w:r>
      <w:bookmarkEnd w:id="84"/>
    </w:p>
    <w:p w14:paraId="630FD2EC">
      <w:pPr>
        <w:adjustRightInd w:val="0"/>
        <w:spacing w:line="600" w:lineRule="exact"/>
        <w:ind w:firstLine="628"/>
        <w:jc w:val="both"/>
        <w:textAlignment w:val="baseline"/>
        <w:rPr>
          <w:rFonts w:hint="eastAsia" w:eastAsia="仿宋_GB2312"/>
          <w:b/>
          <w:bCs/>
          <w:color w:val="auto"/>
          <w:spacing w:val="-3"/>
          <w:sz w:val="32"/>
          <w:szCs w:val="32"/>
        </w:rPr>
      </w:pPr>
    </w:p>
    <w:p w14:paraId="451A6416">
      <w:pPr>
        <w:adjustRightInd w:val="0"/>
        <w:spacing w:line="600" w:lineRule="exact"/>
        <w:ind w:firstLine="628"/>
        <w:jc w:val="both"/>
        <w:textAlignment w:val="baseline"/>
        <w:rPr>
          <w:rFonts w:hint="eastAsia" w:eastAsia="仿宋_GB2312"/>
          <w:b/>
          <w:bCs/>
          <w:color w:val="auto"/>
          <w:spacing w:val="-3"/>
          <w:sz w:val="32"/>
          <w:szCs w:val="32"/>
        </w:rPr>
      </w:pPr>
      <w:r>
        <w:rPr>
          <w:rFonts w:hint="eastAsia" w:eastAsia="仿宋_GB2312"/>
          <w:b/>
          <w:bCs/>
          <w:color w:val="auto"/>
          <w:spacing w:val="-3"/>
          <w:sz w:val="32"/>
          <w:szCs w:val="32"/>
        </w:rPr>
        <w:t xml:space="preserve">     </w:t>
      </w:r>
      <w:bookmarkStart w:id="85" w:name="_Toc1419"/>
      <w:r>
        <w:rPr>
          <w:rFonts w:hint="eastAsia" w:eastAsia="仿宋_GB2312"/>
          <w:b/>
          <w:bCs/>
          <w:color w:val="auto"/>
          <w:spacing w:val="-3"/>
          <w:sz w:val="32"/>
          <w:szCs w:val="32"/>
        </w:rPr>
        <w:t xml:space="preserve">中国 成都                 </w:t>
      </w:r>
      <w:ins w:id="102" w:author="先生你先" w:date="2026-07-20T21:24:25Z">
        <w:r>
          <w:rPr>
            <w:rFonts w:hint="eastAsia" w:eastAsia="仿宋_GB2312"/>
            <w:b/>
            <w:bCs/>
            <w:color w:val="auto"/>
            <w:spacing w:val="-3"/>
            <w:sz w:val="32"/>
            <w:szCs w:val="32"/>
            <w:lang w:val="en-US" w:eastAsia="zh-CN"/>
          </w:rPr>
          <w:t xml:space="preserve"> </w:t>
        </w:r>
      </w:ins>
      <w:r>
        <w:rPr>
          <w:rFonts w:hint="eastAsia" w:eastAsia="仿宋_GB2312"/>
          <w:b/>
          <w:bCs/>
          <w:color w:val="auto"/>
          <w:spacing w:val="-3"/>
          <w:sz w:val="32"/>
          <w:szCs w:val="32"/>
        </w:rPr>
        <w:t xml:space="preserve"> 中国注册会计师：</w:t>
      </w:r>
      <w:bookmarkEnd w:id="85"/>
    </w:p>
    <w:p w14:paraId="19AFBE59">
      <w:pPr>
        <w:pStyle w:val="2"/>
        <w:rPr>
          <w:rFonts w:hint="eastAsia"/>
        </w:rPr>
      </w:pPr>
    </w:p>
    <w:p w14:paraId="5A15056E">
      <w:pPr>
        <w:pStyle w:val="6"/>
        <w:ind w:left="0" w:leftChars="0" w:firstLine="0" w:firstLineChars="0"/>
      </w:pPr>
    </w:p>
    <w:p w14:paraId="13375EB9">
      <w:pPr>
        <w:adjustRightInd w:val="0"/>
        <w:spacing w:line="600" w:lineRule="exact"/>
        <w:ind w:firstLine="628"/>
        <w:textAlignment w:val="baseline"/>
        <w:rPr>
          <w:rFonts w:hint="eastAsia" w:eastAsia="仿宋_GB2312"/>
          <w:color w:val="auto"/>
          <w:sz w:val="32"/>
          <w:szCs w:val="32"/>
          <w:highlight w:val="none"/>
          <w:shd w:val="clear" w:color="auto" w:fill="FFFFFF"/>
          <w:lang w:eastAsia="zh-CN"/>
        </w:rPr>
      </w:pPr>
      <w:r>
        <w:rPr>
          <w:rFonts w:hint="eastAsia" w:ascii="仿宋_GB2312" w:hAnsi="仿宋_GB2312" w:eastAsia="仿宋_GB2312" w:cs="仿宋_GB2312"/>
          <w:b/>
          <w:bCs/>
          <w:color w:val="FF0000"/>
          <w:sz w:val="32"/>
          <w:szCs w:val="32"/>
        </w:rPr>
        <w:t xml:space="preserve">                        </w:t>
      </w:r>
      <w:r>
        <w:rPr>
          <w:rFonts w:hint="eastAsia" w:ascii="仿宋_GB2312" w:hAnsi="仿宋_GB2312" w:eastAsia="仿宋_GB2312" w:cs="仿宋_GB2312"/>
          <w:b/>
          <w:bCs/>
          <w:color w:val="FF0000"/>
          <w:sz w:val="32"/>
          <w:szCs w:val="32"/>
          <w:highlight w:val="none"/>
        </w:rPr>
        <w:t xml:space="preserve"> </w:t>
      </w:r>
      <w:r>
        <w:rPr>
          <w:rFonts w:hint="eastAsia" w:ascii="仿宋_GB2312" w:hAnsi="仿宋_GB2312" w:eastAsia="仿宋_GB2312" w:cs="仿宋_GB2312"/>
          <w:b/>
          <w:bCs/>
          <w:color w:val="auto"/>
          <w:sz w:val="32"/>
          <w:szCs w:val="32"/>
          <w:highlight w:val="none"/>
        </w:rPr>
        <w:t xml:space="preserve">  </w:t>
      </w:r>
      <w:r>
        <w:rPr>
          <w:rFonts w:hint="eastAsia" w:eastAsia="仿宋_GB2312"/>
          <w:color w:val="auto"/>
          <w:spacing w:val="-3"/>
          <w:sz w:val="32"/>
          <w:szCs w:val="32"/>
          <w:highlight w:val="none"/>
          <w:lang w:eastAsia="zh-CN"/>
        </w:rPr>
        <w:t xml:space="preserve"> </w:t>
      </w:r>
      <w:ins w:id="103" w:author="先生你先" w:date="2026-07-20T21:24:28Z">
        <w:r>
          <w:rPr>
            <w:rFonts w:hint="eastAsia" w:eastAsia="仿宋_GB2312"/>
            <w:color w:val="auto"/>
            <w:spacing w:val="-3"/>
            <w:sz w:val="32"/>
            <w:szCs w:val="32"/>
            <w:highlight w:val="none"/>
            <w:lang w:val="en-US" w:eastAsia="zh-CN"/>
          </w:rPr>
          <w:t xml:space="preserve">  </w:t>
        </w:r>
      </w:ins>
      <w:ins w:id="104" w:author="先生你先" w:date="2026-07-20T21:24:29Z">
        <w:r>
          <w:rPr>
            <w:rFonts w:hint="eastAsia" w:eastAsia="仿宋_GB2312"/>
            <w:color w:val="auto"/>
            <w:spacing w:val="-3"/>
            <w:sz w:val="32"/>
            <w:szCs w:val="32"/>
            <w:highlight w:val="none"/>
            <w:lang w:val="en-US" w:eastAsia="zh-CN"/>
          </w:rPr>
          <w:t xml:space="preserve">  </w:t>
        </w:r>
      </w:ins>
      <w:r>
        <w:rPr>
          <w:rFonts w:hint="eastAsia" w:eastAsia="仿宋_GB2312"/>
          <w:b/>
          <w:bCs/>
          <w:color w:val="auto"/>
          <w:spacing w:val="-3"/>
          <w:sz w:val="32"/>
          <w:szCs w:val="32"/>
          <w:highlight w:val="none"/>
        </w:rPr>
        <w:t>二〇二</w:t>
      </w:r>
      <w:r>
        <w:rPr>
          <w:rFonts w:hint="eastAsia" w:eastAsia="仿宋_GB2312"/>
          <w:b/>
          <w:bCs/>
          <w:color w:val="auto"/>
          <w:spacing w:val="-3"/>
          <w:sz w:val="32"/>
          <w:szCs w:val="32"/>
          <w:highlight w:val="none"/>
          <w:lang w:val="en-US" w:eastAsia="zh-CN"/>
        </w:rPr>
        <w:t>六</w:t>
      </w:r>
      <w:r>
        <w:rPr>
          <w:rFonts w:hint="eastAsia" w:eastAsia="仿宋_GB2312"/>
          <w:b/>
          <w:bCs/>
          <w:color w:val="auto"/>
          <w:spacing w:val="-3"/>
          <w:sz w:val="32"/>
          <w:szCs w:val="32"/>
          <w:highlight w:val="none"/>
        </w:rPr>
        <w:t>年</w:t>
      </w:r>
      <w:r>
        <w:rPr>
          <w:rFonts w:hint="eastAsia" w:eastAsia="仿宋_GB2312"/>
          <w:b/>
          <w:bCs/>
          <w:color w:val="auto"/>
          <w:spacing w:val="-3"/>
          <w:sz w:val="32"/>
          <w:szCs w:val="32"/>
          <w:highlight w:val="none"/>
          <w:lang w:val="en-US" w:eastAsia="zh-CN"/>
        </w:rPr>
        <w:t>七</w:t>
      </w:r>
      <w:r>
        <w:rPr>
          <w:rFonts w:hint="eastAsia" w:eastAsia="仿宋_GB2312"/>
          <w:b/>
          <w:bCs/>
          <w:color w:val="auto"/>
          <w:spacing w:val="-3"/>
          <w:sz w:val="32"/>
          <w:szCs w:val="32"/>
          <w:highlight w:val="none"/>
        </w:rPr>
        <w:t>月</w:t>
      </w:r>
      <w:r>
        <w:rPr>
          <w:rFonts w:hint="eastAsia" w:eastAsia="仿宋_GB2312"/>
          <w:b/>
          <w:bCs/>
          <w:color w:val="auto"/>
          <w:spacing w:val="-3"/>
          <w:sz w:val="32"/>
          <w:szCs w:val="32"/>
          <w:highlight w:val="none"/>
          <w:lang w:val="en-US" w:eastAsia="zh-CN"/>
        </w:rPr>
        <w:t>二十</w:t>
      </w:r>
      <w:r>
        <w:rPr>
          <w:rFonts w:hint="eastAsia" w:eastAsia="仿宋_GB2312"/>
          <w:b/>
          <w:bCs/>
          <w:color w:val="auto"/>
          <w:spacing w:val="-3"/>
          <w:sz w:val="32"/>
          <w:szCs w:val="32"/>
          <w:highlight w:val="none"/>
        </w:rPr>
        <w:t>日</w:t>
      </w:r>
      <w:bookmarkEnd w:id="80"/>
      <w:bookmarkEnd w:id="81"/>
      <w:bookmarkEnd w:id="82"/>
      <w:bookmarkEnd w:id="83"/>
    </w:p>
    <w:sectPr>
      <w:footerReference r:id="rId14" w:type="first"/>
      <w:footerReference r:id="rId13" w:type="default"/>
      <w:footnotePr>
        <w:numFmt w:val="decimalHalfWidth"/>
      </w:footnotePr>
      <w:endnotePr>
        <w:numFmt w:val="chineseCounting"/>
      </w:endnotePr>
      <w:pgSz w:w="11905" w:h="16837"/>
      <w:pgMar w:top="1701" w:right="1247" w:bottom="1418" w:left="1588" w:header="1134" w:footer="1021" w:gutter="0"/>
      <w:pgBorders>
        <w:top w:val="none" w:sz="0" w:space="0"/>
        <w:left w:val="none" w:sz="0" w:space="0"/>
        <w:bottom w:val="none" w:sz="0" w:space="0"/>
        <w:right w:val="none" w:sz="0" w:space="0"/>
      </w:pgBorders>
      <w:pgNumType w:fmt="decimal"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00"/>
      </w:pPr>
      <w:r>
        <w:separator/>
      </w:r>
    </w:p>
  </w:endnote>
  <w:endnote w:type="continuationSeparator" w:id="1">
    <w:p>
      <w:pPr>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62573DC-5652-48D9-9116-6478CA4BD375}"/>
  </w:font>
  <w:font w:name="黑体">
    <w:panose1 w:val="02010609060101010101"/>
    <w:charset w:val="86"/>
    <w:family w:val="auto"/>
    <w:pitch w:val="default"/>
    <w:sig w:usb0="800002BF" w:usb1="38CF7CFA" w:usb2="00000016" w:usb3="00000000" w:csb0="00040001" w:csb1="00000000"/>
    <w:embedRegular r:id="rId2" w:fontKey="{453F623B-A509-4E84-9345-48348D2C19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3" w:fontKey="{244666AE-9BBA-4C0C-AE54-D8A4CAD7F726}"/>
  </w:font>
  <w:font w:name="MingLiU">
    <w:altName w:val="PMingLiU-ExtB"/>
    <w:panose1 w:val="02020509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panose1 w:val="020B0604020202020204"/>
    <w:charset w:val="86"/>
    <w:family w:val="auto"/>
    <w:pitch w:val="default"/>
    <w:sig w:usb0="FFFFFFFF" w:usb1="E9FFFFFF" w:usb2="0000003F" w:usb3="00000000" w:csb0="603F01FF" w:csb1="FFFF0000"/>
    <w:embedRegular r:id="rId4" w:fontKey="{1643CF44-D99E-47EE-A1B8-D7169BE441A0}"/>
  </w:font>
  <w:font w:name="隶书">
    <w:panose1 w:val="02010509060101010101"/>
    <w:charset w:val="86"/>
    <w:family w:val="modern"/>
    <w:pitch w:val="default"/>
    <w:sig w:usb0="00000001" w:usb1="080E0000" w:usb2="00000000" w:usb3="00000000" w:csb0="00040000" w:csb1="00000000"/>
    <w:embedRegular r:id="rId5" w:fontKey="{56894CEC-10AE-4B64-B574-B378C5233144}"/>
  </w:font>
  <w:font w:name="方正楷体_GB2312">
    <w:panose1 w:val="02000000000000000000"/>
    <w:charset w:val="86"/>
    <w:family w:val="auto"/>
    <w:pitch w:val="default"/>
    <w:sig w:usb0="A00002BF" w:usb1="184F6CFA" w:usb2="00000012" w:usb3="00000000" w:csb0="00040001" w:csb1="00000000"/>
    <w:embedRegular r:id="rId6" w:fontKey="{90129DAB-069D-49CA-A5E3-507181FBC7D0}"/>
  </w:font>
  <w:font w:name="仿宋">
    <w:panose1 w:val="02010609060101010101"/>
    <w:charset w:val="86"/>
    <w:family w:val="auto"/>
    <w:pitch w:val="default"/>
    <w:sig w:usb0="800002BF" w:usb1="38CF7CFA" w:usb2="00000016" w:usb3="00000000" w:csb0="00040001" w:csb1="00000000"/>
    <w:embedRegular r:id="rId7" w:fontKey="{C92E5555-FE5F-48E9-8B54-90F389B8289E}"/>
  </w:font>
  <w:font w:name="楷体_GB2312">
    <w:altName w:val="楷体"/>
    <w:panose1 w:val="02010609030101010101"/>
    <w:charset w:val="86"/>
    <w:family w:val="modern"/>
    <w:pitch w:val="default"/>
    <w:sig w:usb0="00000000" w:usb1="00000000" w:usb2="00000000" w:usb3="00000000" w:csb0="00040000" w:csb1="00000000"/>
    <w:embedRegular r:id="rId8" w:fontKey="{002A44EC-86F2-48E5-BD79-2C21655374AC}"/>
  </w:font>
  <w:font w:name="楷体">
    <w:panose1 w:val="02010609060101010101"/>
    <w:charset w:val="86"/>
    <w:family w:val="auto"/>
    <w:pitch w:val="default"/>
    <w:sig w:usb0="800002BF" w:usb1="38CF7CFA" w:usb2="00000016" w:usb3="00000000" w:csb0="00040001" w:csb1="00000000"/>
  </w:font>
  <w:font w:name="WPSEMBED2">
    <w:panose1 w:val="020B0604020202020204"/>
    <w:charset w:val="86"/>
    <w:family w:val="auto"/>
    <w:pitch w:val="default"/>
    <w:sig w:usb0="FFFFFFFF" w:usb1="E9FFFFFF" w:usb2="0000003F" w:usb3="00000000" w:csb0="603F01FF" w:csb1="FFFF0000"/>
  </w:font>
  <w:font w:name="WPSEMBED3">
    <w:panose1 w:val="02000000000000000000"/>
    <w:charset w:val="86"/>
    <w:family w:val="auto"/>
    <w:pitch w:val="default"/>
    <w:sig w:usb0="A00002BF" w:usb1="184F6CFA" w:usb2="00000012" w:usb3="00000000" w:csb0="00040001" w:csb1="00000000"/>
  </w:font>
  <w:font w:name="WPSEMBED1">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4943C">
    <w:pPr>
      <w:spacing w:line="1" w:lineRule="atLeast"/>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59AE7">
    <w:pPr>
      <w:spacing w:line="1" w:lineRule="atLeast"/>
      <w:ind w:firstLine="0" w:firstLineChars="0"/>
    </w:pPr>
    <w:r>
      <mc:AlternateContent>
        <mc:Choice Requires="wps">
          <w:drawing>
            <wp:inline distT="0" distB="0" distL="114300" distR="114300">
              <wp:extent cx="5759450" cy="359410"/>
              <wp:effectExtent l="0" t="0" r="0" b="0"/>
              <wp:docPr id="2" name="文本框 1030"/>
              <wp:cNvGraphicFramePr/>
              <a:graphic xmlns:a="http://schemas.openxmlformats.org/drawingml/2006/main">
                <a:graphicData uri="http://schemas.microsoft.com/office/word/2010/wordprocessingShape">
                  <wps:wsp>
                    <wps:cNvSpPr txBox="1"/>
                    <wps:spPr>
                      <a:xfrm>
                        <a:off x="0" y="0"/>
                        <a:ext cx="5759450" cy="359410"/>
                      </a:xfrm>
                      <a:prstGeom prst="rect">
                        <a:avLst/>
                      </a:prstGeom>
                      <a:noFill/>
                      <a:ln>
                        <a:noFill/>
                      </a:ln>
                    </wps:spPr>
                    <wps:txbx>
                      <w:txbxContent>
                        <w:p w14:paraId="5F16BB94">
                          <w:pPr>
                            <w:spacing w:line="480" w:lineRule="atLeast"/>
                            <w:ind w:left="1" w:firstLine="640"/>
                            <w:jc w:val="right"/>
                            <w:rPr>
                              <w:sz w:val="32"/>
                              <w:vertAlign w:val="subscript"/>
                            </w:rPr>
                          </w:pPr>
                          <w:r>
                            <w:rPr>
                              <w:rFonts w:hint="eastAsia"/>
                              <w:sz w:val="32"/>
                              <w:vertAlign w:val="subscript"/>
                            </w:rPr>
                            <w:t>-</w:t>
                          </w:r>
                          <w:r>
                            <w:rPr>
                              <w:rFonts w:hint="eastAsia"/>
                              <w:sz w:val="32"/>
                              <w:vertAlign w:val="subscript"/>
                            </w:rPr>
                            <w:fldChar w:fldCharType="begin"/>
                          </w:r>
                          <w:r>
                            <w:rPr>
                              <w:rFonts w:hint="eastAsia"/>
                              <w:sz w:val="32"/>
                              <w:vertAlign w:val="subscript"/>
                            </w:rPr>
                            <w:instrText xml:space="preserve"> PAGE \* Arabic \* MERGEFORMAT </w:instrText>
                          </w:r>
                          <w:r>
                            <w:rPr>
                              <w:rFonts w:hint="eastAsia"/>
                              <w:sz w:val="32"/>
                              <w:vertAlign w:val="subscript"/>
                            </w:rPr>
                            <w:fldChar w:fldCharType="separate"/>
                          </w:r>
                          <w:r>
                            <w:rPr>
                              <w:sz w:val="32"/>
                              <w:vertAlign w:val="subscript"/>
                            </w:rPr>
                            <w:t>2</w:t>
                          </w:r>
                          <w:r>
                            <w:rPr>
                              <w:rFonts w:hint="eastAsia"/>
                              <w:sz w:val="32"/>
                              <w:vertAlign w:val="subscript"/>
                            </w:rPr>
                            <w:fldChar w:fldCharType="end"/>
                          </w:r>
                          <w:r>
                            <w:rPr>
                              <w:rFonts w:hint="eastAsia"/>
                              <w:sz w:val="32"/>
                              <w:vertAlign w:val="subscript"/>
                            </w:rPr>
                            <w:t>-</w:t>
                          </w:r>
                        </w:p>
                      </w:txbxContent>
                    </wps:txbx>
                    <wps:bodyPr lIns="0" tIns="0" rIns="0" bIns="0" upright="1"/>
                  </wps:wsp>
                </a:graphicData>
              </a:graphic>
            </wp:inline>
          </w:drawing>
        </mc:Choice>
        <mc:Fallback>
          <w:pict>
            <v:shape id="文本框 1030" o:spid="_x0000_s1026" o:spt="202" type="#_x0000_t202" style="height:28.3pt;width:453.5pt;" filled="f" stroked="f" coordsize="21600,21600" o:gfxdata="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PTV/tQAAAAEAQAADwAAAAAAAAABACAAAAAiAAAAZHJzL2Rvd25yZXYueG1sUEsBAhQAFAAA&#10;AAgAh07iQNHr70a6AQAAdQMAAA4AAAAAAAAAAQAgAAAAIwEAAGRycy9lMm9Eb2MueG1sUEsFBgAA&#10;AAAGAAYAWQEAAE8FAAAAAA==&#10;">
              <v:fill on="f" focussize="0,0"/>
              <v:stroke on="f"/>
              <v:imagedata o:title=""/>
              <o:lock v:ext="edit" aspectratio="f"/>
              <v:textbox inset="0mm,0mm,0mm,0mm">
                <w:txbxContent>
                  <w:p w14:paraId="5F16BB94">
                    <w:pPr>
                      <w:spacing w:line="480" w:lineRule="atLeast"/>
                      <w:ind w:left="1" w:firstLine="640"/>
                      <w:jc w:val="right"/>
                      <w:rPr>
                        <w:sz w:val="32"/>
                        <w:vertAlign w:val="subscript"/>
                      </w:rPr>
                    </w:pPr>
                    <w:r>
                      <w:rPr>
                        <w:rFonts w:hint="eastAsia"/>
                        <w:sz w:val="32"/>
                        <w:vertAlign w:val="subscript"/>
                      </w:rPr>
                      <w:t>-</w:t>
                    </w:r>
                    <w:r>
                      <w:rPr>
                        <w:rFonts w:hint="eastAsia"/>
                        <w:sz w:val="32"/>
                        <w:vertAlign w:val="subscript"/>
                      </w:rPr>
                      <w:fldChar w:fldCharType="begin"/>
                    </w:r>
                    <w:r>
                      <w:rPr>
                        <w:rFonts w:hint="eastAsia"/>
                        <w:sz w:val="32"/>
                        <w:vertAlign w:val="subscript"/>
                      </w:rPr>
                      <w:instrText xml:space="preserve"> PAGE \* Arabic \* MERGEFORMAT </w:instrText>
                    </w:r>
                    <w:r>
                      <w:rPr>
                        <w:rFonts w:hint="eastAsia"/>
                        <w:sz w:val="32"/>
                        <w:vertAlign w:val="subscript"/>
                      </w:rPr>
                      <w:fldChar w:fldCharType="separate"/>
                    </w:r>
                    <w:r>
                      <w:rPr>
                        <w:sz w:val="32"/>
                        <w:vertAlign w:val="subscript"/>
                      </w:rPr>
                      <w:t>2</w:t>
                    </w:r>
                    <w:r>
                      <w:rPr>
                        <w:rFonts w:hint="eastAsia"/>
                        <w:sz w:val="32"/>
                        <w:vertAlign w:val="subscript"/>
                      </w:rPr>
                      <w:fldChar w:fldCharType="end"/>
                    </w:r>
                    <w:r>
                      <w:rPr>
                        <w:rFonts w:hint="eastAsia"/>
                        <w:sz w:val="32"/>
                        <w:vertAlign w:val="subscript"/>
                      </w:rPr>
                      <w:t>-</w:t>
                    </w:r>
                  </w:p>
                </w:txbxContent>
              </v:textbox>
              <w10:wrap type="none"/>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597A2">
    <w:pPr>
      <w:pStyle w:val="12"/>
      <w:ind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BAA52">
    <w:pPr>
      <w:spacing w:line="1" w:lineRule="atLeast"/>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53424">
    <w:pPr>
      <w:pStyle w:val="12"/>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45B9B">
    <w:pPr>
      <w:spacing w:line="1" w:lineRule="atLeast"/>
      <w:ind w:firstLine="0" w:firstLineChars="0"/>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A0DA5">
                          <w:pPr>
                            <w:pStyle w:val="12"/>
                            <w:rPr>
                              <w:sz w:val="28"/>
                              <w:szCs w:val="28"/>
                            </w:rPr>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rPr>
                              <w:sz w:val="28"/>
                              <w:szCs w:val="28"/>
                            </w:rPr>
                            <w:t xml:space="preserve"> 页 共 </w:t>
                          </w:r>
                          <w:r>
                            <w:rPr>
                              <w:rFonts w:hint="eastAsia"/>
                              <w:sz w:val="28"/>
                              <w:szCs w:val="28"/>
                              <w:lang w:val="en-US" w:eastAsia="zh-CN"/>
                            </w:rPr>
                            <w:t>13</w:t>
                          </w:r>
                          <w:r>
                            <w:rPr>
                              <w:sz w:val="28"/>
                              <w:szCs w:val="2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BBA0DA5">
                    <w:pPr>
                      <w:pStyle w:val="12"/>
                      <w:rPr>
                        <w:sz w:val="28"/>
                        <w:szCs w:val="28"/>
                      </w:rPr>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rPr>
                        <w:sz w:val="28"/>
                        <w:szCs w:val="28"/>
                      </w:rPr>
                      <w:t xml:space="preserve"> 页 共 </w:t>
                    </w:r>
                    <w:r>
                      <w:rPr>
                        <w:rFonts w:hint="eastAsia"/>
                        <w:sz w:val="28"/>
                        <w:szCs w:val="28"/>
                        <w:lang w:val="en-US" w:eastAsia="zh-CN"/>
                      </w:rPr>
                      <w:t>13</w:t>
                    </w:r>
                    <w:r>
                      <w:rPr>
                        <w:sz w:val="28"/>
                        <w:szCs w:val="28"/>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AEBAC">
    <w:pPr>
      <w:pStyle w:val="12"/>
      <w:ind w:firstLine="0" w:firstLineChars="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E5DBE">
                          <w:pPr>
                            <w:pStyle w:val="12"/>
                            <w:rPr>
                              <w:sz w:val="28"/>
                              <w:szCs w:val="28"/>
                            </w:rPr>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页 共 </w:t>
                          </w:r>
                          <w:r>
                            <w:rPr>
                              <w:rFonts w:hint="eastAsia"/>
                              <w:sz w:val="28"/>
                              <w:szCs w:val="28"/>
                              <w:lang w:val="en-US" w:eastAsia="zh-CN"/>
                            </w:rPr>
                            <w:t>13</w:t>
                          </w:r>
                          <w:r>
                            <w:rPr>
                              <w:sz w:val="28"/>
                              <w:szCs w:val="2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10E5DBE">
                    <w:pPr>
                      <w:pStyle w:val="12"/>
                      <w:rPr>
                        <w:sz w:val="28"/>
                        <w:szCs w:val="28"/>
                      </w:rPr>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页 共 </w:t>
                    </w:r>
                    <w:r>
                      <w:rPr>
                        <w:rFonts w:hint="eastAsia"/>
                        <w:sz w:val="28"/>
                        <w:szCs w:val="28"/>
                        <w:lang w:val="en-US" w:eastAsia="zh-CN"/>
                      </w:rPr>
                      <w:t>13</w:t>
                    </w:r>
                    <w:r>
                      <w:rPr>
                        <w:sz w:val="28"/>
                        <w:szCs w:val="28"/>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00"/>
      </w:pPr>
      <w:r>
        <w:separator/>
      </w:r>
    </w:p>
  </w:footnote>
  <w:footnote w:type="continuationSeparator" w:id="1">
    <w:p>
      <w:pPr>
        <w:ind w:firstLine="4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6AF1D">
    <w:pPr>
      <w:spacing w:line="1" w:lineRule="atLeast"/>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5FECE">
    <w:pPr>
      <w:spacing w:line="1" w:lineRule="atLeast"/>
      <w:ind w:firstLine="0" w:firstLineChars="0"/>
    </w:pPr>
    <w:r>
      <mc:AlternateContent>
        <mc:Choice Requires="wps">
          <w:drawing>
            <wp:inline distT="0" distB="0" distL="114300" distR="114300">
              <wp:extent cx="5772785" cy="446405"/>
              <wp:effectExtent l="0" t="0" r="0" b="0"/>
              <wp:docPr id="1" name="文本框 1"/>
              <wp:cNvGraphicFramePr/>
              <a:graphic xmlns:a="http://schemas.openxmlformats.org/drawingml/2006/main">
                <a:graphicData uri="http://schemas.microsoft.com/office/word/2010/wordprocessingShape">
                  <wps:wsp>
                    <wps:cNvSpPr txBox="1"/>
                    <wps:spPr>
                      <a:xfrm>
                        <a:off x="0" y="0"/>
                        <a:ext cx="5772785" cy="446405"/>
                      </a:xfrm>
                      <a:prstGeom prst="rect">
                        <a:avLst/>
                      </a:prstGeom>
                      <a:noFill/>
                      <a:ln>
                        <a:noFill/>
                      </a:ln>
                    </wps:spPr>
                    <wps:txbx>
                      <w:txbxContent>
                        <w:p w14:paraId="2DF9F8A3">
                          <w:pPr>
                            <w:spacing w:line="397" w:lineRule="atLeast"/>
                            <w:ind w:left="-382" w:leftChars="-191" w:firstLine="381" w:firstLineChars="159"/>
                            <w:rPr>
                              <w:rFonts w:ascii="隶书" w:hAnsi="隶书" w:eastAsia="隶书"/>
                              <w:sz w:val="24"/>
                              <w:u w:val="single"/>
                            </w:rPr>
                          </w:pPr>
                          <w:r>
                            <w:rPr>
                              <w:rFonts w:hint="eastAsia" w:ascii="隶书" w:hAnsi="隶书" w:eastAsia="隶书"/>
                              <w:sz w:val="24"/>
                              <w:u w:val="single"/>
                            </w:rPr>
                            <w:t>西藏广宇站务有限公司柳梧客运站工程                    竣工财务决算审计报告</w:t>
                          </w:r>
                        </w:p>
                      </w:txbxContent>
                    </wps:txbx>
                    <wps:bodyPr lIns="0" tIns="0" rIns="0" bIns="0" upright="1"/>
                  </wps:wsp>
                </a:graphicData>
              </a:graphic>
            </wp:inline>
          </w:drawing>
        </mc:Choice>
        <mc:Fallback>
          <w:pict>
            <v:shape id="_x0000_s1026" o:spid="_x0000_s1026" o:spt="202" type="#_x0000_t202" style="height:35.15pt;width:454.55pt;" filled="f" stroked="f" coordsize="21600,21600" o:gfxdata="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hGCfG1AAAAAQBAAAPAAAAAAAAAAEAIAAAACIAAABkcnMvZG93bnJldi54bWxQSwECFAAU&#10;AAAACACHTuJACXA42bwBAAByAwAADgAAAAAAAAABACAAAAAjAQAAZHJzL2Uyb0RvYy54bWxQSwUG&#10;AAAAAAYABgBZAQAAUQUAAAAA&#10;">
              <v:fill on="f" focussize="0,0"/>
              <v:stroke on="f"/>
              <v:imagedata o:title=""/>
              <o:lock v:ext="edit" aspectratio="f"/>
              <v:textbox inset="0mm,0mm,0mm,0mm">
                <w:txbxContent>
                  <w:p w14:paraId="2DF9F8A3">
                    <w:pPr>
                      <w:spacing w:line="397" w:lineRule="atLeast"/>
                      <w:ind w:left="-382" w:leftChars="-191" w:firstLine="381" w:firstLineChars="159"/>
                      <w:rPr>
                        <w:rFonts w:ascii="隶书" w:hAnsi="隶书" w:eastAsia="隶书"/>
                        <w:sz w:val="24"/>
                        <w:u w:val="single"/>
                      </w:rPr>
                    </w:pPr>
                    <w:r>
                      <w:rPr>
                        <w:rFonts w:hint="eastAsia" w:ascii="隶书" w:hAnsi="隶书" w:eastAsia="隶书"/>
                        <w:sz w:val="24"/>
                        <w:u w:val="single"/>
                      </w:rPr>
                      <w:t>西藏广宇站务有限公司柳梧客运站工程                    竣工财务决算审计报告</w:t>
                    </w:r>
                  </w:p>
                </w:txbxContent>
              </v:textbox>
              <w10:wrap type="non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827F0">
    <w:pPr>
      <w:ind w:firstLine="0" w:firstLineChars="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先生你先">
    <w15:presenceInfo w15:providerId="WPS Office" w15:userId="42392845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revisionView w:markup="0"/>
  <w:trackRevisions w:val="1"/>
  <w:documentProtection w:enforcement="0"/>
  <w:defaultTabStop w:val="0"/>
  <w:drawingGridHorizontalSpacing w:val="0"/>
  <w:drawingGridVertic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compressPunctuation"/>
  <w:doNotValidateAgainstSchema/>
  <w:doNotDemarcateInvalidXml/>
  <w:footnotePr>
    <w:numFmt w:val="decimalHalfWidth"/>
    <w:footnote w:id="0"/>
    <w:footnote w:id="1"/>
  </w:footnotePr>
  <w:endnotePr>
    <w:numFmt w:val="chineseCounting"/>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NkNDdlMjM4ZjQwMjU2Y2ZiN2Y4NzcxMzc0MGVlYzUifQ=="/>
  </w:docVars>
  <w:rsids>
    <w:rsidRoot w:val="00172A27"/>
    <w:rsid w:val="000005AB"/>
    <w:rsid w:val="0000189C"/>
    <w:rsid w:val="00005556"/>
    <w:rsid w:val="00012782"/>
    <w:rsid w:val="0001359C"/>
    <w:rsid w:val="000138C4"/>
    <w:rsid w:val="00014E23"/>
    <w:rsid w:val="00020C38"/>
    <w:rsid w:val="00022C24"/>
    <w:rsid w:val="000242C5"/>
    <w:rsid w:val="00030B77"/>
    <w:rsid w:val="00030CB1"/>
    <w:rsid w:val="00031160"/>
    <w:rsid w:val="00034482"/>
    <w:rsid w:val="0004083D"/>
    <w:rsid w:val="00043318"/>
    <w:rsid w:val="0004679F"/>
    <w:rsid w:val="00050931"/>
    <w:rsid w:val="00051A9E"/>
    <w:rsid w:val="0005213A"/>
    <w:rsid w:val="00052425"/>
    <w:rsid w:val="00052CA5"/>
    <w:rsid w:val="00053098"/>
    <w:rsid w:val="00054762"/>
    <w:rsid w:val="00060383"/>
    <w:rsid w:val="00060C61"/>
    <w:rsid w:val="00070029"/>
    <w:rsid w:val="0007021C"/>
    <w:rsid w:val="00072B16"/>
    <w:rsid w:val="00073EDB"/>
    <w:rsid w:val="00075A73"/>
    <w:rsid w:val="00077404"/>
    <w:rsid w:val="0008360B"/>
    <w:rsid w:val="000846FB"/>
    <w:rsid w:val="00084D64"/>
    <w:rsid w:val="00087F32"/>
    <w:rsid w:val="00094444"/>
    <w:rsid w:val="000946C3"/>
    <w:rsid w:val="000958C7"/>
    <w:rsid w:val="000964F5"/>
    <w:rsid w:val="000A414E"/>
    <w:rsid w:val="000A7DB7"/>
    <w:rsid w:val="000B44E9"/>
    <w:rsid w:val="000C0121"/>
    <w:rsid w:val="000C1307"/>
    <w:rsid w:val="000D1C0A"/>
    <w:rsid w:val="000D2E60"/>
    <w:rsid w:val="000D6BCD"/>
    <w:rsid w:val="000E1002"/>
    <w:rsid w:val="000E29CE"/>
    <w:rsid w:val="000E2FBE"/>
    <w:rsid w:val="000E6758"/>
    <w:rsid w:val="000F62C4"/>
    <w:rsid w:val="00100AA3"/>
    <w:rsid w:val="0010105C"/>
    <w:rsid w:val="001015B8"/>
    <w:rsid w:val="001053C0"/>
    <w:rsid w:val="0010631C"/>
    <w:rsid w:val="00107079"/>
    <w:rsid w:val="00111D31"/>
    <w:rsid w:val="00113A82"/>
    <w:rsid w:val="00113ABC"/>
    <w:rsid w:val="00114DD1"/>
    <w:rsid w:val="001246E0"/>
    <w:rsid w:val="00127E36"/>
    <w:rsid w:val="00131EBE"/>
    <w:rsid w:val="00133952"/>
    <w:rsid w:val="001353B5"/>
    <w:rsid w:val="00142179"/>
    <w:rsid w:val="00147089"/>
    <w:rsid w:val="001513D0"/>
    <w:rsid w:val="00152987"/>
    <w:rsid w:val="001556A3"/>
    <w:rsid w:val="00162B35"/>
    <w:rsid w:val="0017146A"/>
    <w:rsid w:val="00172A27"/>
    <w:rsid w:val="00182F46"/>
    <w:rsid w:val="00187C03"/>
    <w:rsid w:val="00190AF6"/>
    <w:rsid w:val="00194972"/>
    <w:rsid w:val="00195AA6"/>
    <w:rsid w:val="001961B1"/>
    <w:rsid w:val="001A34BC"/>
    <w:rsid w:val="001A39F9"/>
    <w:rsid w:val="001A4D37"/>
    <w:rsid w:val="001A4D9F"/>
    <w:rsid w:val="001A5106"/>
    <w:rsid w:val="001A68D4"/>
    <w:rsid w:val="001A6EF9"/>
    <w:rsid w:val="001B0B20"/>
    <w:rsid w:val="001B1E72"/>
    <w:rsid w:val="001B6760"/>
    <w:rsid w:val="001B71E6"/>
    <w:rsid w:val="001C0AF0"/>
    <w:rsid w:val="001C1E3D"/>
    <w:rsid w:val="001C4330"/>
    <w:rsid w:val="001C536D"/>
    <w:rsid w:val="001D149F"/>
    <w:rsid w:val="001D2637"/>
    <w:rsid w:val="001D3BC1"/>
    <w:rsid w:val="001D4284"/>
    <w:rsid w:val="001D5D91"/>
    <w:rsid w:val="001D5FC4"/>
    <w:rsid w:val="001D6FE9"/>
    <w:rsid w:val="001E40BA"/>
    <w:rsid w:val="001E5DCB"/>
    <w:rsid w:val="001F3A10"/>
    <w:rsid w:val="00207C37"/>
    <w:rsid w:val="00215719"/>
    <w:rsid w:val="0022219B"/>
    <w:rsid w:val="002234E7"/>
    <w:rsid w:val="00226269"/>
    <w:rsid w:val="00227B5C"/>
    <w:rsid w:val="00227D5F"/>
    <w:rsid w:val="0023255E"/>
    <w:rsid w:val="00233157"/>
    <w:rsid w:val="00233AF1"/>
    <w:rsid w:val="00235963"/>
    <w:rsid w:val="00235CF3"/>
    <w:rsid w:val="00237259"/>
    <w:rsid w:val="00240826"/>
    <w:rsid w:val="00242957"/>
    <w:rsid w:val="00245B61"/>
    <w:rsid w:val="0024790A"/>
    <w:rsid w:val="00250655"/>
    <w:rsid w:val="002506E0"/>
    <w:rsid w:val="00253398"/>
    <w:rsid w:val="002538BE"/>
    <w:rsid w:val="00253987"/>
    <w:rsid w:val="00253A9D"/>
    <w:rsid w:val="00257760"/>
    <w:rsid w:val="00262B5B"/>
    <w:rsid w:val="00270129"/>
    <w:rsid w:val="00271E54"/>
    <w:rsid w:val="00275655"/>
    <w:rsid w:val="00284170"/>
    <w:rsid w:val="00284BED"/>
    <w:rsid w:val="0029117C"/>
    <w:rsid w:val="00291D26"/>
    <w:rsid w:val="00291F60"/>
    <w:rsid w:val="00293A15"/>
    <w:rsid w:val="002A4C97"/>
    <w:rsid w:val="002A5698"/>
    <w:rsid w:val="002A62C4"/>
    <w:rsid w:val="002B2C01"/>
    <w:rsid w:val="002B65BC"/>
    <w:rsid w:val="002B6C2C"/>
    <w:rsid w:val="002B797D"/>
    <w:rsid w:val="002C0414"/>
    <w:rsid w:val="002C1D58"/>
    <w:rsid w:val="002D313C"/>
    <w:rsid w:val="002D4BB9"/>
    <w:rsid w:val="002D60F6"/>
    <w:rsid w:val="002D6271"/>
    <w:rsid w:val="002D7455"/>
    <w:rsid w:val="002E0930"/>
    <w:rsid w:val="002E2D55"/>
    <w:rsid w:val="002E3FAE"/>
    <w:rsid w:val="002E41FB"/>
    <w:rsid w:val="002F0A64"/>
    <w:rsid w:val="002F2122"/>
    <w:rsid w:val="002F39DB"/>
    <w:rsid w:val="002F5919"/>
    <w:rsid w:val="002F7C92"/>
    <w:rsid w:val="00300889"/>
    <w:rsid w:val="00301F07"/>
    <w:rsid w:val="00302415"/>
    <w:rsid w:val="003042D8"/>
    <w:rsid w:val="00306A38"/>
    <w:rsid w:val="00313011"/>
    <w:rsid w:val="003169FF"/>
    <w:rsid w:val="00325758"/>
    <w:rsid w:val="00331CDF"/>
    <w:rsid w:val="003330C4"/>
    <w:rsid w:val="003330F2"/>
    <w:rsid w:val="0033613C"/>
    <w:rsid w:val="00341EF1"/>
    <w:rsid w:val="003424AC"/>
    <w:rsid w:val="00342E01"/>
    <w:rsid w:val="00343BC4"/>
    <w:rsid w:val="00345400"/>
    <w:rsid w:val="00345946"/>
    <w:rsid w:val="00345D59"/>
    <w:rsid w:val="00345F6E"/>
    <w:rsid w:val="0034799A"/>
    <w:rsid w:val="0036006B"/>
    <w:rsid w:val="00361385"/>
    <w:rsid w:val="00361F70"/>
    <w:rsid w:val="00363837"/>
    <w:rsid w:val="00365D1C"/>
    <w:rsid w:val="00366E64"/>
    <w:rsid w:val="003731CD"/>
    <w:rsid w:val="00373CDD"/>
    <w:rsid w:val="003820DD"/>
    <w:rsid w:val="00382E5C"/>
    <w:rsid w:val="00386C43"/>
    <w:rsid w:val="00391C45"/>
    <w:rsid w:val="0039292E"/>
    <w:rsid w:val="0039697A"/>
    <w:rsid w:val="003A26A0"/>
    <w:rsid w:val="003A3946"/>
    <w:rsid w:val="003B058E"/>
    <w:rsid w:val="003B5839"/>
    <w:rsid w:val="003B61FF"/>
    <w:rsid w:val="003C37E4"/>
    <w:rsid w:val="003C418D"/>
    <w:rsid w:val="003C4AA0"/>
    <w:rsid w:val="003C62E6"/>
    <w:rsid w:val="003D02BA"/>
    <w:rsid w:val="003D0E12"/>
    <w:rsid w:val="003D3DBF"/>
    <w:rsid w:val="003D3EEE"/>
    <w:rsid w:val="003D4C0F"/>
    <w:rsid w:val="003E1688"/>
    <w:rsid w:val="003E5CB8"/>
    <w:rsid w:val="003E5F33"/>
    <w:rsid w:val="003F2A3C"/>
    <w:rsid w:val="003F34C9"/>
    <w:rsid w:val="003F3830"/>
    <w:rsid w:val="003F3D69"/>
    <w:rsid w:val="003F3F08"/>
    <w:rsid w:val="00400313"/>
    <w:rsid w:val="00401CB2"/>
    <w:rsid w:val="00402ADF"/>
    <w:rsid w:val="00405615"/>
    <w:rsid w:val="0040618B"/>
    <w:rsid w:val="00406266"/>
    <w:rsid w:val="00413952"/>
    <w:rsid w:val="004216C9"/>
    <w:rsid w:val="0042349C"/>
    <w:rsid w:val="00423882"/>
    <w:rsid w:val="00427741"/>
    <w:rsid w:val="00430D95"/>
    <w:rsid w:val="00431888"/>
    <w:rsid w:val="00432A39"/>
    <w:rsid w:val="004334AB"/>
    <w:rsid w:val="004414A8"/>
    <w:rsid w:val="00441CC7"/>
    <w:rsid w:val="00441F9A"/>
    <w:rsid w:val="00444C52"/>
    <w:rsid w:val="004459D2"/>
    <w:rsid w:val="00446F36"/>
    <w:rsid w:val="004509BA"/>
    <w:rsid w:val="00450C95"/>
    <w:rsid w:val="00455897"/>
    <w:rsid w:val="00455C4D"/>
    <w:rsid w:val="004620DF"/>
    <w:rsid w:val="00466891"/>
    <w:rsid w:val="004708D7"/>
    <w:rsid w:val="0047249A"/>
    <w:rsid w:val="00472A43"/>
    <w:rsid w:val="00473263"/>
    <w:rsid w:val="00474344"/>
    <w:rsid w:val="00481D14"/>
    <w:rsid w:val="00485EB4"/>
    <w:rsid w:val="00486A85"/>
    <w:rsid w:val="0049127E"/>
    <w:rsid w:val="0049154B"/>
    <w:rsid w:val="00494460"/>
    <w:rsid w:val="004961C1"/>
    <w:rsid w:val="00496356"/>
    <w:rsid w:val="00496898"/>
    <w:rsid w:val="004A0A76"/>
    <w:rsid w:val="004A4F6F"/>
    <w:rsid w:val="004A60AD"/>
    <w:rsid w:val="004A72BA"/>
    <w:rsid w:val="004B05FA"/>
    <w:rsid w:val="004B1E4F"/>
    <w:rsid w:val="004B2208"/>
    <w:rsid w:val="004B7F63"/>
    <w:rsid w:val="004C4618"/>
    <w:rsid w:val="004C5816"/>
    <w:rsid w:val="004D1EC6"/>
    <w:rsid w:val="004D6E6B"/>
    <w:rsid w:val="004D7368"/>
    <w:rsid w:val="004E3019"/>
    <w:rsid w:val="004E4C0A"/>
    <w:rsid w:val="004E5EDF"/>
    <w:rsid w:val="004E6062"/>
    <w:rsid w:val="004E64A4"/>
    <w:rsid w:val="004F1DAE"/>
    <w:rsid w:val="004F2C14"/>
    <w:rsid w:val="004F32E1"/>
    <w:rsid w:val="004F433F"/>
    <w:rsid w:val="004F5A14"/>
    <w:rsid w:val="004F5ABA"/>
    <w:rsid w:val="004F63E3"/>
    <w:rsid w:val="004F6F3C"/>
    <w:rsid w:val="00502963"/>
    <w:rsid w:val="00507B1D"/>
    <w:rsid w:val="005128BE"/>
    <w:rsid w:val="005131E9"/>
    <w:rsid w:val="005212F5"/>
    <w:rsid w:val="0052159A"/>
    <w:rsid w:val="00521948"/>
    <w:rsid w:val="00521FFC"/>
    <w:rsid w:val="00522AD8"/>
    <w:rsid w:val="005249FD"/>
    <w:rsid w:val="005252E0"/>
    <w:rsid w:val="005253FD"/>
    <w:rsid w:val="00525477"/>
    <w:rsid w:val="00526C38"/>
    <w:rsid w:val="00527F7D"/>
    <w:rsid w:val="0053214E"/>
    <w:rsid w:val="00533CDA"/>
    <w:rsid w:val="00535989"/>
    <w:rsid w:val="00541D6E"/>
    <w:rsid w:val="00543603"/>
    <w:rsid w:val="0054445B"/>
    <w:rsid w:val="00544BB5"/>
    <w:rsid w:val="005465A4"/>
    <w:rsid w:val="00547BBB"/>
    <w:rsid w:val="00550EC7"/>
    <w:rsid w:val="00557843"/>
    <w:rsid w:val="005579CE"/>
    <w:rsid w:val="00561253"/>
    <w:rsid w:val="0056526A"/>
    <w:rsid w:val="00574CE1"/>
    <w:rsid w:val="00580E70"/>
    <w:rsid w:val="00583800"/>
    <w:rsid w:val="00583D3A"/>
    <w:rsid w:val="005851D9"/>
    <w:rsid w:val="0058610A"/>
    <w:rsid w:val="00587D83"/>
    <w:rsid w:val="005928BF"/>
    <w:rsid w:val="005A0FBC"/>
    <w:rsid w:val="005A1465"/>
    <w:rsid w:val="005A1682"/>
    <w:rsid w:val="005A2A1D"/>
    <w:rsid w:val="005A7994"/>
    <w:rsid w:val="005B0D69"/>
    <w:rsid w:val="005B3B9D"/>
    <w:rsid w:val="005B5E0F"/>
    <w:rsid w:val="005B6D11"/>
    <w:rsid w:val="005B7D27"/>
    <w:rsid w:val="005C2BE5"/>
    <w:rsid w:val="005D3B6E"/>
    <w:rsid w:val="005D4DD9"/>
    <w:rsid w:val="005D5034"/>
    <w:rsid w:val="005D5726"/>
    <w:rsid w:val="005E294E"/>
    <w:rsid w:val="005E37E2"/>
    <w:rsid w:val="005F10DD"/>
    <w:rsid w:val="005F46BE"/>
    <w:rsid w:val="005F494D"/>
    <w:rsid w:val="005F4BCC"/>
    <w:rsid w:val="006028F9"/>
    <w:rsid w:val="00604502"/>
    <w:rsid w:val="00605D95"/>
    <w:rsid w:val="00612D1D"/>
    <w:rsid w:val="0061646F"/>
    <w:rsid w:val="006231AB"/>
    <w:rsid w:val="00635422"/>
    <w:rsid w:val="00636951"/>
    <w:rsid w:val="00640217"/>
    <w:rsid w:val="00641004"/>
    <w:rsid w:val="006419A2"/>
    <w:rsid w:val="0064227D"/>
    <w:rsid w:val="00643054"/>
    <w:rsid w:val="0065178A"/>
    <w:rsid w:val="00652EC9"/>
    <w:rsid w:val="006549B2"/>
    <w:rsid w:val="0065524B"/>
    <w:rsid w:val="0065684A"/>
    <w:rsid w:val="00657FD4"/>
    <w:rsid w:val="0066313E"/>
    <w:rsid w:val="00665921"/>
    <w:rsid w:val="00666DE9"/>
    <w:rsid w:val="00666F6F"/>
    <w:rsid w:val="00691036"/>
    <w:rsid w:val="00694FC1"/>
    <w:rsid w:val="00696562"/>
    <w:rsid w:val="00696E5D"/>
    <w:rsid w:val="006978BB"/>
    <w:rsid w:val="006A01D1"/>
    <w:rsid w:val="006A05A6"/>
    <w:rsid w:val="006A752A"/>
    <w:rsid w:val="006B1512"/>
    <w:rsid w:val="006B6540"/>
    <w:rsid w:val="006C089A"/>
    <w:rsid w:val="006C5645"/>
    <w:rsid w:val="006C68DC"/>
    <w:rsid w:val="006D2A3E"/>
    <w:rsid w:val="006D4BE1"/>
    <w:rsid w:val="006D51D0"/>
    <w:rsid w:val="006D5210"/>
    <w:rsid w:val="006D7055"/>
    <w:rsid w:val="006E026A"/>
    <w:rsid w:val="006E0EB0"/>
    <w:rsid w:val="006E166D"/>
    <w:rsid w:val="006E60F4"/>
    <w:rsid w:val="006F07C5"/>
    <w:rsid w:val="006F0B4D"/>
    <w:rsid w:val="006F1838"/>
    <w:rsid w:val="006F1894"/>
    <w:rsid w:val="006F2C4A"/>
    <w:rsid w:val="006F5CF4"/>
    <w:rsid w:val="006F64CD"/>
    <w:rsid w:val="00700CE4"/>
    <w:rsid w:val="0070644B"/>
    <w:rsid w:val="0070769B"/>
    <w:rsid w:val="0072244E"/>
    <w:rsid w:val="0072645B"/>
    <w:rsid w:val="007325BD"/>
    <w:rsid w:val="00737473"/>
    <w:rsid w:val="007434CD"/>
    <w:rsid w:val="007437B2"/>
    <w:rsid w:val="00745426"/>
    <w:rsid w:val="00746300"/>
    <w:rsid w:val="0075266F"/>
    <w:rsid w:val="00752AB0"/>
    <w:rsid w:val="007537D7"/>
    <w:rsid w:val="00753D41"/>
    <w:rsid w:val="00762A34"/>
    <w:rsid w:val="00762F55"/>
    <w:rsid w:val="00764264"/>
    <w:rsid w:val="007650C8"/>
    <w:rsid w:val="00766A00"/>
    <w:rsid w:val="00780DA8"/>
    <w:rsid w:val="0078138A"/>
    <w:rsid w:val="00786703"/>
    <w:rsid w:val="0078686F"/>
    <w:rsid w:val="007923CA"/>
    <w:rsid w:val="00792B03"/>
    <w:rsid w:val="007A1543"/>
    <w:rsid w:val="007A15F4"/>
    <w:rsid w:val="007A5C28"/>
    <w:rsid w:val="007B21FD"/>
    <w:rsid w:val="007B5CDB"/>
    <w:rsid w:val="007B6550"/>
    <w:rsid w:val="007C1D51"/>
    <w:rsid w:val="007C3197"/>
    <w:rsid w:val="007C6FDE"/>
    <w:rsid w:val="007C7C5E"/>
    <w:rsid w:val="007D2EA3"/>
    <w:rsid w:val="007E021C"/>
    <w:rsid w:val="007E7234"/>
    <w:rsid w:val="007E7FDE"/>
    <w:rsid w:val="007F4F88"/>
    <w:rsid w:val="007F79C1"/>
    <w:rsid w:val="00802BDA"/>
    <w:rsid w:val="00803557"/>
    <w:rsid w:val="008035CD"/>
    <w:rsid w:val="008055D6"/>
    <w:rsid w:val="00806001"/>
    <w:rsid w:val="00806AA0"/>
    <w:rsid w:val="0080713F"/>
    <w:rsid w:val="00810282"/>
    <w:rsid w:val="00810467"/>
    <w:rsid w:val="008176F9"/>
    <w:rsid w:val="00823B2F"/>
    <w:rsid w:val="0082590E"/>
    <w:rsid w:val="0082611D"/>
    <w:rsid w:val="0082726B"/>
    <w:rsid w:val="00827618"/>
    <w:rsid w:val="00833DD6"/>
    <w:rsid w:val="00835297"/>
    <w:rsid w:val="00835BBF"/>
    <w:rsid w:val="0084168D"/>
    <w:rsid w:val="00847B94"/>
    <w:rsid w:val="0085351B"/>
    <w:rsid w:val="0085429B"/>
    <w:rsid w:val="008604EC"/>
    <w:rsid w:val="0086227C"/>
    <w:rsid w:val="008631C2"/>
    <w:rsid w:val="00866005"/>
    <w:rsid w:val="008761BF"/>
    <w:rsid w:val="0087755E"/>
    <w:rsid w:val="00884CB3"/>
    <w:rsid w:val="00891D4A"/>
    <w:rsid w:val="008924B0"/>
    <w:rsid w:val="008932BB"/>
    <w:rsid w:val="00893DCE"/>
    <w:rsid w:val="008942C9"/>
    <w:rsid w:val="008954E7"/>
    <w:rsid w:val="00895BED"/>
    <w:rsid w:val="008A32FE"/>
    <w:rsid w:val="008A4014"/>
    <w:rsid w:val="008A51F4"/>
    <w:rsid w:val="008A6E16"/>
    <w:rsid w:val="008B0B47"/>
    <w:rsid w:val="008B0F98"/>
    <w:rsid w:val="008B1446"/>
    <w:rsid w:val="008B2530"/>
    <w:rsid w:val="008B44EA"/>
    <w:rsid w:val="008B507D"/>
    <w:rsid w:val="008B7273"/>
    <w:rsid w:val="008C0156"/>
    <w:rsid w:val="008C1DE8"/>
    <w:rsid w:val="008C268D"/>
    <w:rsid w:val="008C2D65"/>
    <w:rsid w:val="008C317F"/>
    <w:rsid w:val="008C3B0D"/>
    <w:rsid w:val="008C4F37"/>
    <w:rsid w:val="008C5E2C"/>
    <w:rsid w:val="008C7DED"/>
    <w:rsid w:val="008C7F82"/>
    <w:rsid w:val="008D1C2B"/>
    <w:rsid w:val="008D225B"/>
    <w:rsid w:val="008D2CC0"/>
    <w:rsid w:val="008E6353"/>
    <w:rsid w:val="008E6B2F"/>
    <w:rsid w:val="008F3B3B"/>
    <w:rsid w:val="008F4B37"/>
    <w:rsid w:val="008F53EC"/>
    <w:rsid w:val="008F7252"/>
    <w:rsid w:val="008F7EB4"/>
    <w:rsid w:val="009000E8"/>
    <w:rsid w:val="009033FC"/>
    <w:rsid w:val="00905696"/>
    <w:rsid w:val="00906677"/>
    <w:rsid w:val="009102B5"/>
    <w:rsid w:val="00911573"/>
    <w:rsid w:val="009230B0"/>
    <w:rsid w:val="00925E4B"/>
    <w:rsid w:val="0092691A"/>
    <w:rsid w:val="00927AC6"/>
    <w:rsid w:val="0093016C"/>
    <w:rsid w:val="00932815"/>
    <w:rsid w:val="00933A26"/>
    <w:rsid w:val="00933C38"/>
    <w:rsid w:val="009410C0"/>
    <w:rsid w:val="00942FB2"/>
    <w:rsid w:val="00943FB1"/>
    <w:rsid w:val="0094677F"/>
    <w:rsid w:val="00950799"/>
    <w:rsid w:val="009516CB"/>
    <w:rsid w:val="00952A7B"/>
    <w:rsid w:val="009545B8"/>
    <w:rsid w:val="0095651F"/>
    <w:rsid w:val="00957628"/>
    <w:rsid w:val="009621C3"/>
    <w:rsid w:val="009640CC"/>
    <w:rsid w:val="00964C55"/>
    <w:rsid w:val="00967EC5"/>
    <w:rsid w:val="00971526"/>
    <w:rsid w:val="0097537A"/>
    <w:rsid w:val="009803A1"/>
    <w:rsid w:val="00982F34"/>
    <w:rsid w:val="009868A9"/>
    <w:rsid w:val="00986A20"/>
    <w:rsid w:val="00991E6A"/>
    <w:rsid w:val="009931B4"/>
    <w:rsid w:val="00993D85"/>
    <w:rsid w:val="009959B5"/>
    <w:rsid w:val="0099656B"/>
    <w:rsid w:val="009A145D"/>
    <w:rsid w:val="009A2A18"/>
    <w:rsid w:val="009B24B0"/>
    <w:rsid w:val="009B40BD"/>
    <w:rsid w:val="009C6719"/>
    <w:rsid w:val="009D031C"/>
    <w:rsid w:val="009D43D2"/>
    <w:rsid w:val="009E3B79"/>
    <w:rsid w:val="009E47EB"/>
    <w:rsid w:val="009E4929"/>
    <w:rsid w:val="009E55EB"/>
    <w:rsid w:val="009E61D7"/>
    <w:rsid w:val="009E69A8"/>
    <w:rsid w:val="009E77AC"/>
    <w:rsid w:val="009E7ED8"/>
    <w:rsid w:val="00A016AE"/>
    <w:rsid w:val="00A0301F"/>
    <w:rsid w:val="00A03D5E"/>
    <w:rsid w:val="00A1258D"/>
    <w:rsid w:val="00A146AF"/>
    <w:rsid w:val="00A165BB"/>
    <w:rsid w:val="00A17FA5"/>
    <w:rsid w:val="00A2017B"/>
    <w:rsid w:val="00A214B6"/>
    <w:rsid w:val="00A2192F"/>
    <w:rsid w:val="00A22D2E"/>
    <w:rsid w:val="00A23ACE"/>
    <w:rsid w:val="00A24881"/>
    <w:rsid w:val="00A2608A"/>
    <w:rsid w:val="00A31D16"/>
    <w:rsid w:val="00A33180"/>
    <w:rsid w:val="00A35A2F"/>
    <w:rsid w:val="00A36687"/>
    <w:rsid w:val="00A4017F"/>
    <w:rsid w:val="00A40CB4"/>
    <w:rsid w:val="00A420FB"/>
    <w:rsid w:val="00A454DC"/>
    <w:rsid w:val="00A50F38"/>
    <w:rsid w:val="00A51241"/>
    <w:rsid w:val="00A52AEF"/>
    <w:rsid w:val="00A56863"/>
    <w:rsid w:val="00A56B21"/>
    <w:rsid w:val="00A62D8E"/>
    <w:rsid w:val="00A63651"/>
    <w:rsid w:val="00A65241"/>
    <w:rsid w:val="00A65309"/>
    <w:rsid w:val="00A65F45"/>
    <w:rsid w:val="00A67BA0"/>
    <w:rsid w:val="00A7276E"/>
    <w:rsid w:val="00A73A13"/>
    <w:rsid w:val="00A7575F"/>
    <w:rsid w:val="00A77E48"/>
    <w:rsid w:val="00AA1603"/>
    <w:rsid w:val="00AA3459"/>
    <w:rsid w:val="00AA39D7"/>
    <w:rsid w:val="00AB7BAE"/>
    <w:rsid w:val="00AC045E"/>
    <w:rsid w:val="00AC1272"/>
    <w:rsid w:val="00AC1CD5"/>
    <w:rsid w:val="00AD0481"/>
    <w:rsid w:val="00AD1306"/>
    <w:rsid w:val="00AD7085"/>
    <w:rsid w:val="00AE2B7E"/>
    <w:rsid w:val="00AF213A"/>
    <w:rsid w:val="00AF5715"/>
    <w:rsid w:val="00AF5FD6"/>
    <w:rsid w:val="00B04B51"/>
    <w:rsid w:val="00B04FD8"/>
    <w:rsid w:val="00B120D8"/>
    <w:rsid w:val="00B136A3"/>
    <w:rsid w:val="00B15D42"/>
    <w:rsid w:val="00B24640"/>
    <w:rsid w:val="00B2706A"/>
    <w:rsid w:val="00B30932"/>
    <w:rsid w:val="00B3193F"/>
    <w:rsid w:val="00B31C5B"/>
    <w:rsid w:val="00B35022"/>
    <w:rsid w:val="00B37D44"/>
    <w:rsid w:val="00B4010E"/>
    <w:rsid w:val="00B401F1"/>
    <w:rsid w:val="00B40BE4"/>
    <w:rsid w:val="00B42A7B"/>
    <w:rsid w:val="00B47AA1"/>
    <w:rsid w:val="00B5068E"/>
    <w:rsid w:val="00B522C9"/>
    <w:rsid w:val="00B52418"/>
    <w:rsid w:val="00B52CD3"/>
    <w:rsid w:val="00B55083"/>
    <w:rsid w:val="00B57ADD"/>
    <w:rsid w:val="00B57FDD"/>
    <w:rsid w:val="00B60523"/>
    <w:rsid w:val="00B62059"/>
    <w:rsid w:val="00B64618"/>
    <w:rsid w:val="00B65779"/>
    <w:rsid w:val="00B81172"/>
    <w:rsid w:val="00B8271F"/>
    <w:rsid w:val="00B82DC0"/>
    <w:rsid w:val="00B84586"/>
    <w:rsid w:val="00B87AD2"/>
    <w:rsid w:val="00B94036"/>
    <w:rsid w:val="00BA2F94"/>
    <w:rsid w:val="00BA42D7"/>
    <w:rsid w:val="00BA6D64"/>
    <w:rsid w:val="00BB62AD"/>
    <w:rsid w:val="00BC2496"/>
    <w:rsid w:val="00BC3754"/>
    <w:rsid w:val="00BC435A"/>
    <w:rsid w:val="00BC5DBD"/>
    <w:rsid w:val="00BD1EF7"/>
    <w:rsid w:val="00BD66CD"/>
    <w:rsid w:val="00BF5FCB"/>
    <w:rsid w:val="00BF67CA"/>
    <w:rsid w:val="00C005C9"/>
    <w:rsid w:val="00C05C76"/>
    <w:rsid w:val="00C06318"/>
    <w:rsid w:val="00C06BA5"/>
    <w:rsid w:val="00C07C35"/>
    <w:rsid w:val="00C10322"/>
    <w:rsid w:val="00C10D07"/>
    <w:rsid w:val="00C11278"/>
    <w:rsid w:val="00C11E4E"/>
    <w:rsid w:val="00C16726"/>
    <w:rsid w:val="00C2282D"/>
    <w:rsid w:val="00C23769"/>
    <w:rsid w:val="00C24C75"/>
    <w:rsid w:val="00C30501"/>
    <w:rsid w:val="00C350AE"/>
    <w:rsid w:val="00C35C27"/>
    <w:rsid w:val="00C36D3A"/>
    <w:rsid w:val="00C37BB9"/>
    <w:rsid w:val="00C40CC8"/>
    <w:rsid w:val="00C41558"/>
    <w:rsid w:val="00C43A8C"/>
    <w:rsid w:val="00C461FF"/>
    <w:rsid w:val="00C51016"/>
    <w:rsid w:val="00C5380C"/>
    <w:rsid w:val="00C54253"/>
    <w:rsid w:val="00C54E44"/>
    <w:rsid w:val="00C5674D"/>
    <w:rsid w:val="00C60961"/>
    <w:rsid w:val="00C611F3"/>
    <w:rsid w:val="00C6319C"/>
    <w:rsid w:val="00C66AF7"/>
    <w:rsid w:val="00C66C37"/>
    <w:rsid w:val="00C70B71"/>
    <w:rsid w:val="00C70E9D"/>
    <w:rsid w:val="00C726A8"/>
    <w:rsid w:val="00C728C8"/>
    <w:rsid w:val="00C73CBA"/>
    <w:rsid w:val="00C75120"/>
    <w:rsid w:val="00C7715B"/>
    <w:rsid w:val="00C80DD0"/>
    <w:rsid w:val="00C92A36"/>
    <w:rsid w:val="00C9563C"/>
    <w:rsid w:val="00CA204F"/>
    <w:rsid w:val="00CA20A8"/>
    <w:rsid w:val="00CA7AAE"/>
    <w:rsid w:val="00CB0F73"/>
    <w:rsid w:val="00CB4672"/>
    <w:rsid w:val="00CB47C5"/>
    <w:rsid w:val="00CB5AEF"/>
    <w:rsid w:val="00CB5E0D"/>
    <w:rsid w:val="00CB604B"/>
    <w:rsid w:val="00CC6855"/>
    <w:rsid w:val="00CC6F26"/>
    <w:rsid w:val="00CD0C13"/>
    <w:rsid w:val="00CD477D"/>
    <w:rsid w:val="00CD5352"/>
    <w:rsid w:val="00CD7F67"/>
    <w:rsid w:val="00CE03BB"/>
    <w:rsid w:val="00CE2949"/>
    <w:rsid w:val="00CE5A8D"/>
    <w:rsid w:val="00CE5F18"/>
    <w:rsid w:val="00CF1D41"/>
    <w:rsid w:val="00CF346B"/>
    <w:rsid w:val="00CF5AF3"/>
    <w:rsid w:val="00CF5D33"/>
    <w:rsid w:val="00CF620C"/>
    <w:rsid w:val="00CF7205"/>
    <w:rsid w:val="00D00D5C"/>
    <w:rsid w:val="00D05E67"/>
    <w:rsid w:val="00D06A3B"/>
    <w:rsid w:val="00D0755E"/>
    <w:rsid w:val="00D10F3F"/>
    <w:rsid w:val="00D20256"/>
    <w:rsid w:val="00D30A0C"/>
    <w:rsid w:val="00D30B6A"/>
    <w:rsid w:val="00D33C11"/>
    <w:rsid w:val="00D36777"/>
    <w:rsid w:val="00D41606"/>
    <w:rsid w:val="00D43C04"/>
    <w:rsid w:val="00D44252"/>
    <w:rsid w:val="00D4780A"/>
    <w:rsid w:val="00D50A15"/>
    <w:rsid w:val="00D50D88"/>
    <w:rsid w:val="00D5102D"/>
    <w:rsid w:val="00D52C12"/>
    <w:rsid w:val="00D546A3"/>
    <w:rsid w:val="00D550BF"/>
    <w:rsid w:val="00D7757D"/>
    <w:rsid w:val="00D91C38"/>
    <w:rsid w:val="00D92459"/>
    <w:rsid w:val="00D93F4A"/>
    <w:rsid w:val="00D9539E"/>
    <w:rsid w:val="00DA70D0"/>
    <w:rsid w:val="00DA789B"/>
    <w:rsid w:val="00DB0105"/>
    <w:rsid w:val="00DB0927"/>
    <w:rsid w:val="00DB4799"/>
    <w:rsid w:val="00DB6140"/>
    <w:rsid w:val="00DC3E60"/>
    <w:rsid w:val="00DC62F8"/>
    <w:rsid w:val="00DC699F"/>
    <w:rsid w:val="00DD04E4"/>
    <w:rsid w:val="00DE15D9"/>
    <w:rsid w:val="00DE2754"/>
    <w:rsid w:val="00DE73FF"/>
    <w:rsid w:val="00DF490F"/>
    <w:rsid w:val="00E011CC"/>
    <w:rsid w:val="00E02C7D"/>
    <w:rsid w:val="00E02F00"/>
    <w:rsid w:val="00E04D99"/>
    <w:rsid w:val="00E104F2"/>
    <w:rsid w:val="00E11716"/>
    <w:rsid w:val="00E13F74"/>
    <w:rsid w:val="00E1483F"/>
    <w:rsid w:val="00E177D2"/>
    <w:rsid w:val="00E24472"/>
    <w:rsid w:val="00E25CFC"/>
    <w:rsid w:val="00E3549E"/>
    <w:rsid w:val="00E41A11"/>
    <w:rsid w:val="00E43FC3"/>
    <w:rsid w:val="00E475B8"/>
    <w:rsid w:val="00E47B1A"/>
    <w:rsid w:val="00E50537"/>
    <w:rsid w:val="00E526AF"/>
    <w:rsid w:val="00E54350"/>
    <w:rsid w:val="00E614E7"/>
    <w:rsid w:val="00E61B3A"/>
    <w:rsid w:val="00E640EE"/>
    <w:rsid w:val="00E644C6"/>
    <w:rsid w:val="00E675A8"/>
    <w:rsid w:val="00E71D21"/>
    <w:rsid w:val="00E71F82"/>
    <w:rsid w:val="00E80B24"/>
    <w:rsid w:val="00E925AC"/>
    <w:rsid w:val="00E9779E"/>
    <w:rsid w:val="00EA45A6"/>
    <w:rsid w:val="00EA50A6"/>
    <w:rsid w:val="00EA7AB6"/>
    <w:rsid w:val="00EB272B"/>
    <w:rsid w:val="00EB3BE5"/>
    <w:rsid w:val="00EB5578"/>
    <w:rsid w:val="00EC0849"/>
    <w:rsid w:val="00EC20B9"/>
    <w:rsid w:val="00EC4420"/>
    <w:rsid w:val="00ED0558"/>
    <w:rsid w:val="00ED30FB"/>
    <w:rsid w:val="00ED5752"/>
    <w:rsid w:val="00ED584F"/>
    <w:rsid w:val="00EE33A0"/>
    <w:rsid w:val="00EE5445"/>
    <w:rsid w:val="00EF2C89"/>
    <w:rsid w:val="00EF3A9B"/>
    <w:rsid w:val="00F0110C"/>
    <w:rsid w:val="00F02E5B"/>
    <w:rsid w:val="00F137CB"/>
    <w:rsid w:val="00F202E8"/>
    <w:rsid w:val="00F21D95"/>
    <w:rsid w:val="00F22AF2"/>
    <w:rsid w:val="00F24CE2"/>
    <w:rsid w:val="00F2681E"/>
    <w:rsid w:val="00F27E99"/>
    <w:rsid w:val="00F359E2"/>
    <w:rsid w:val="00F4035B"/>
    <w:rsid w:val="00F44CDF"/>
    <w:rsid w:val="00F47E58"/>
    <w:rsid w:val="00F524C3"/>
    <w:rsid w:val="00F52E7B"/>
    <w:rsid w:val="00F56C93"/>
    <w:rsid w:val="00F570E9"/>
    <w:rsid w:val="00F5795B"/>
    <w:rsid w:val="00F70408"/>
    <w:rsid w:val="00F70FB4"/>
    <w:rsid w:val="00F7256F"/>
    <w:rsid w:val="00F75AD2"/>
    <w:rsid w:val="00F760BB"/>
    <w:rsid w:val="00F77027"/>
    <w:rsid w:val="00F87663"/>
    <w:rsid w:val="00F91E4A"/>
    <w:rsid w:val="00FA0CFD"/>
    <w:rsid w:val="00FA20C5"/>
    <w:rsid w:val="00FA2BB5"/>
    <w:rsid w:val="00FA7F48"/>
    <w:rsid w:val="00FC01DD"/>
    <w:rsid w:val="00FC2D7C"/>
    <w:rsid w:val="00FC31E1"/>
    <w:rsid w:val="00FC548F"/>
    <w:rsid w:val="00FD2C83"/>
    <w:rsid w:val="00FD5349"/>
    <w:rsid w:val="00FD6794"/>
    <w:rsid w:val="00FF0AA2"/>
    <w:rsid w:val="00FF2301"/>
    <w:rsid w:val="00FF42AD"/>
    <w:rsid w:val="01035D49"/>
    <w:rsid w:val="010A2ADC"/>
    <w:rsid w:val="010C285C"/>
    <w:rsid w:val="01144206"/>
    <w:rsid w:val="0147268B"/>
    <w:rsid w:val="01654C10"/>
    <w:rsid w:val="01891B53"/>
    <w:rsid w:val="018D1F09"/>
    <w:rsid w:val="019B28D3"/>
    <w:rsid w:val="01A617A1"/>
    <w:rsid w:val="01AC391C"/>
    <w:rsid w:val="01C86C26"/>
    <w:rsid w:val="01CD7CD4"/>
    <w:rsid w:val="01E0170C"/>
    <w:rsid w:val="02035826"/>
    <w:rsid w:val="022E31E6"/>
    <w:rsid w:val="025B5EED"/>
    <w:rsid w:val="02833BAE"/>
    <w:rsid w:val="028B7BE2"/>
    <w:rsid w:val="02A94494"/>
    <w:rsid w:val="02E50BE3"/>
    <w:rsid w:val="03017754"/>
    <w:rsid w:val="033D3893"/>
    <w:rsid w:val="036B535C"/>
    <w:rsid w:val="036F5CC6"/>
    <w:rsid w:val="038646E0"/>
    <w:rsid w:val="03A8093F"/>
    <w:rsid w:val="03CA18CE"/>
    <w:rsid w:val="03D73D21"/>
    <w:rsid w:val="03EB61A7"/>
    <w:rsid w:val="04003E0D"/>
    <w:rsid w:val="04193703"/>
    <w:rsid w:val="047C6B1B"/>
    <w:rsid w:val="04945D93"/>
    <w:rsid w:val="04B07F28"/>
    <w:rsid w:val="05047A2C"/>
    <w:rsid w:val="05096CCC"/>
    <w:rsid w:val="0512533D"/>
    <w:rsid w:val="051E5F6C"/>
    <w:rsid w:val="05231F18"/>
    <w:rsid w:val="053D39C5"/>
    <w:rsid w:val="05456515"/>
    <w:rsid w:val="0552508A"/>
    <w:rsid w:val="058762A2"/>
    <w:rsid w:val="05957B1E"/>
    <w:rsid w:val="05C45C8F"/>
    <w:rsid w:val="05CA0638"/>
    <w:rsid w:val="05CA3B72"/>
    <w:rsid w:val="05D27041"/>
    <w:rsid w:val="05DD06BF"/>
    <w:rsid w:val="05FA04BD"/>
    <w:rsid w:val="060E677F"/>
    <w:rsid w:val="06123A07"/>
    <w:rsid w:val="061A7EB3"/>
    <w:rsid w:val="06671EF8"/>
    <w:rsid w:val="06856A47"/>
    <w:rsid w:val="06870117"/>
    <w:rsid w:val="06987BF3"/>
    <w:rsid w:val="06B64578"/>
    <w:rsid w:val="06CF5693"/>
    <w:rsid w:val="06D577C5"/>
    <w:rsid w:val="06E86A46"/>
    <w:rsid w:val="07193FD2"/>
    <w:rsid w:val="071A792B"/>
    <w:rsid w:val="074605BA"/>
    <w:rsid w:val="078E1079"/>
    <w:rsid w:val="079472EC"/>
    <w:rsid w:val="07AD6862"/>
    <w:rsid w:val="07DF47F6"/>
    <w:rsid w:val="07E732BA"/>
    <w:rsid w:val="080C48A9"/>
    <w:rsid w:val="08105A31"/>
    <w:rsid w:val="081413FE"/>
    <w:rsid w:val="082E378E"/>
    <w:rsid w:val="08665B1C"/>
    <w:rsid w:val="086E1AA3"/>
    <w:rsid w:val="087E48DE"/>
    <w:rsid w:val="08AE4C87"/>
    <w:rsid w:val="08D53AA4"/>
    <w:rsid w:val="08FE5116"/>
    <w:rsid w:val="09343170"/>
    <w:rsid w:val="094468B1"/>
    <w:rsid w:val="0946403D"/>
    <w:rsid w:val="096B3E48"/>
    <w:rsid w:val="097E5253"/>
    <w:rsid w:val="099013C5"/>
    <w:rsid w:val="09AF12AC"/>
    <w:rsid w:val="09B715BD"/>
    <w:rsid w:val="09B941A2"/>
    <w:rsid w:val="09C93B59"/>
    <w:rsid w:val="09EC3571"/>
    <w:rsid w:val="09ED309A"/>
    <w:rsid w:val="0A34261C"/>
    <w:rsid w:val="0A5B3FCC"/>
    <w:rsid w:val="0A6C02A5"/>
    <w:rsid w:val="0A824A9F"/>
    <w:rsid w:val="0A934B89"/>
    <w:rsid w:val="0AAE43D8"/>
    <w:rsid w:val="0AAF1BFC"/>
    <w:rsid w:val="0AE97B87"/>
    <w:rsid w:val="0B1A4A7A"/>
    <w:rsid w:val="0B2D6799"/>
    <w:rsid w:val="0B2F332F"/>
    <w:rsid w:val="0B911A2C"/>
    <w:rsid w:val="0B92396A"/>
    <w:rsid w:val="0BA01C64"/>
    <w:rsid w:val="0BC068C7"/>
    <w:rsid w:val="0BD01C54"/>
    <w:rsid w:val="0BD448FD"/>
    <w:rsid w:val="0BD974CA"/>
    <w:rsid w:val="0C1A5B23"/>
    <w:rsid w:val="0C1B6724"/>
    <w:rsid w:val="0C1D2DB1"/>
    <w:rsid w:val="0C262E96"/>
    <w:rsid w:val="0C5453E2"/>
    <w:rsid w:val="0C6637B1"/>
    <w:rsid w:val="0C771DA4"/>
    <w:rsid w:val="0C7C2C94"/>
    <w:rsid w:val="0CAA053A"/>
    <w:rsid w:val="0CAF4658"/>
    <w:rsid w:val="0CBD2EAF"/>
    <w:rsid w:val="0CD42D9B"/>
    <w:rsid w:val="0CE67636"/>
    <w:rsid w:val="0D015E5B"/>
    <w:rsid w:val="0D046BB1"/>
    <w:rsid w:val="0D237E96"/>
    <w:rsid w:val="0D2C668E"/>
    <w:rsid w:val="0D353702"/>
    <w:rsid w:val="0D3E70A0"/>
    <w:rsid w:val="0D604BEE"/>
    <w:rsid w:val="0D7F0B35"/>
    <w:rsid w:val="0DA42ABD"/>
    <w:rsid w:val="0DB1321F"/>
    <w:rsid w:val="0DDB4AFC"/>
    <w:rsid w:val="0E002117"/>
    <w:rsid w:val="0E7542CA"/>
    <w:rsid w:val="0E910321"/>
    <w:rsid w:val="0E915DC3"/>
    <w:rsid w:val="0EA05700"/>
    <w:rsid w:val="0EC952AC"/>
    <w:rsid w:val="0F143806"/>
    <w:rsid w:val="0F324D3D"/>
    <w:rsid w:val="0F435158"/>
    <w:rsid w:val="0F724337"/>
    <w:rsid w:val="0F7E1D5F"/>
    <w:rsid w:val="0F956967"/>
    <w:rsid w:val="0FAE51CC"/>
    <w:rsid w:val="0FCE711C"/>
    <w:rsid w:val="0FD26240"/>
    <w:rsid w:val="0FD4304A"/>
    <w:rsid w:val="0FE46154"/>
    <w:rsid w:val="0FF374A1"/>
    <w:rsid w:val="0FFA740D"/>
    <w:rsid w:val="100A332E"/>
    <w:rsid w:val="101D61D1"/>
    <w:rsid w:val="10370C07"/>
    <w:rsid w:val="105377B2"/>
    <w:rsid w:val="105F7D62"/>
    <w:rsid w:val="10737044"/>
    <w:rsid w:val="10D63493"/>
    <w:rsid w:val="10DE252C"/>
    <w:rsid w:val="10DF06A0"/>
    <w:rsid w:val="1134524F"/>
    <w:rsid w:val="114C30EA"/>
    <w:rsid w:val="11545443"/>
    <w:rsid w:val="11F50BAF"/>
    <w:rsid w:val="11F97D14"/>
    <w:rsid w:val="1230696E"/>
    <w:rsid w:val="123A79A5"/>
    <w:rsid w:val="12526055"/>
    <w:rsid w:val="126121FE"/>
    <w:rsid w:val="126A20F3"/>
    <w:rsid w:val="127B7315"/>
    <w:rsid w:val="128213EF"/>
    <w:rsid w:val="129145D3"/>
    <w:rsid w:val="129B3047"/>
    <w:rsid w:val="12A52803"/>
    <w:rsid w:val="12BF6C3A"/>
    <w:rsid w:val="12FC62D1"/>
    <w:rsid w:val="130253DE"/>
    <w:rsid w:val="1336140F"/>
    <w:rsid w:val="13376AAB"/>
    <w:rsid w:val="134E59FB"/>
    <w:rsid w:val="13575707"/>
    <w:rsid w:val="135F5390"/>
    <w:rsid w:val="13723DB8"/>
    <w:rsid w:val="13B0350F"/>
    <w:rsid w:val="13B81E11"/>
    <w:rsid w:val="13BC6697"/>
    <w:rsid w:val="140104A3"/>
    <w:rsid w:val="140F2DBD"/>
    <w:rsid w:val="142A26FE"/>
    <w:rsid w:val="1457583A"/>
    <w:rsid w:val="14726E39"/>
    <w:rsid w:val="14891D5A"/>
    <w:rsid w:val="14A03EDE"/>
    <w:rsid w:val="14BF3CB2"/>
    <w:rsid w:val="14BF7676"/>
    <w:rsid w:val="14D70294"/>
    <w:rsid w:val="14F10958"/>
    <w:rsid w:val="14FA33CF"/>
    <w:rsid w:val="15066703"/>
    <w:rsid w:val="1507143D"/>
    <w:rsid w:val="15104BB5"/>
    <w:rsid w:val="15350F1E"/>
    <w:rsid w:val="156A5D1C"/>
    <w:rsid w:val="157C3E14"/>
    <w:rsid w:val="157C497A"/>
    <w:rsid w:val="157E1219"/>
    <w:rsid w:val="15C86BB2"/>
    <w:rsid w:val="15EC94C1"/>
    <w:rsid w:val="163007CD"/>
    <w:rsid w:val="16A02A91"/>
    <w:rsid w:val="16B12825"/>
    <w:rsid w:val="16F01676"/>
    <w:rsid w:val="1710786C"/>
    <w:rsid w:val="17176BFC"/>
    <w:rsid w:val="171A2A56"/>
    <w:rsid w:val="1737773D"/>
    <w:rsid w:val="17490277"/>
    <w:rsid w:val="174C255E"/>
    <w:rsid w:val="177524CB"/>
    <w:rsid w:val="17853D94"/>
    <w:rsid w:val="178C4778"/>
    <w:rsid w:val="178E4CD5"/>
    <w:rsid w:val="1792388A"/>
    <w:rsid w:val="17B96798"/>
    <w:rsid w:val="17E65A64"/>
    <w:rsid w:val="18160FDC"/>
    <w:rsid w:val="18227959"/>
    <w:rsid w:val="1830213A"/>
    <w:rsid w:val="18375DCD"/>
    <w:rsid w:val="18422386"/>
    <w:rsid w:val="18567D50"/>
    <w:rsid w:val="18762837"/>
    <w:rsid w:val="18B1207A"/>
    <w:rsid w:val="1906204F"/>
    <w:rsid w:val="19213948"/>
    <w:rsid w:val="193D3920"/>
    <w:rsid w:val="193E1937"/>
    <w:rsid w:val="195511B9"/>
    <w:rsid w:val="195A7811"/>
    <w:rsid w:val="19612A68"/>
    <w:rsid w:val="196958A3"/>
    <w:rsid w:val="197D5DD4"/>
    <w:rsid w:val="19920611"/>
    <w:rsid w:val="19A3341F"/>
    <w:rsid w:val="19A91CBD"/>
    <w:rsid w:val="19C26870"/>
    <w:rsid w:val="19C95E69"/>
    <w:rsid w:val="19CF3E02"/>
    <w:rsid w:val="19EA4C08"/>
    <w:rsid w:val="1A1D69A4"/>
    <w:rsid w:val="1A3E72F4"/>
    <w:rsid w:val="1A5E5088"/>
    <w:rsid w:val="1A8741E7"/>
    <w:rsid w:val="1A8E1D2C"/>
    <w:rsid w:val="1AB877A2"/>
    <w:rsid w:val="1AC41C69"/>
    <w:rsid w:val="1AD55639"/>
    <w:rsid w:val="1AD96DDB"/>
    <w:rsid w:val="1AFA5418"/>
    <w:rsid w:val="1B067D7E"/>
    <w:rsid w:val="1B276956"/>
    <w:rsid w:val="1B5C2D05"/>
    <w:rsid w:val="1B683588"/>
    <w:rsid w:val="1B6CD6E0"/>
    <w:rsid w:val="1BB54AE2"/>
    <w:rsid w:val="1BB7D5FE"/>
    <w:rsid w:val="1BBE4717"/>
    <w:rsid w:val="1BBF287E"/>
    <w:rsid w:val="1BC45465"/>
    <w:rsid w:val="1C0267E3"/>
    <w:rsid w:val="1C1F19F1"/>
    <w:rsid w:val="1C216F68"/>
    <w:rsid w:val="1C2A1EBD"/>
    <w:rsid w:val="1C3051D4"/>
    <w:rsid w:val="1C411FC8"/>
    <w:rsid w:val="1CC07E6E"/>
    <w:rsid w:val="1CE160A1"/>
    <w:rsid w:val="1CE8366D"/>
    <w:rsid w:val="1CE84DF1"/>
    <w:rsid w:val="1D015361"/>
    <w:rsid w:val="1D21123E"/>
    <w:rsid w:val="1D2A21E1"/>
    <w:rsid w:val="1D4F0A9A"/>
    <w:rsid w:val="1D785890"/>
    <w:rsid w:val="1D7A121D"/>
    <w:rsid w:val="1D7A2E78"/>
    <w:rsid w:val="1D7F408E"/>
    <w:rsid w:val="1D860E12"/>
    <w:rsid w:val="1D8E3A00"/>
    <w:rsid w:val="1DA4379F"/>
    <w:rsid w:val="1DB64010"/>
    <w:rsid w:val="1DD40DE5"/>
    <w:rsid w:val="1DE44157"/>
    <w:rsid w:val="1E3B3F55"/>
    <w:rsid w:val="1E505E2A"/>
    <w:rsid w:val="1E676366"/>
    <w:rsid w:val="1E6B58FB"/>
    <w:rsid w:val="1E8038B6"/>
    <w:rsid w:val="1E893A05"/>
    <w:rsid w:val="1EA84B2F"/>
    <w:rsid w:val="1EC55955"/>
    <w:rsid w:val="1EE64FB5"/>
    <w:rsid w:val="1F1E5AE3"/>
    <w:rsid w:val="1F3A28F8"/>
    <w:rsid w:val="1F4D084D"/>
    <w:rsid w:val="1F6F0649"/>
    <w:rsid w:val="1F830210"/>
    <w:rsid w:val="1F9F7A50"/>
    <w:rsid w:val="1FC06305"/>
    <w:rsid w:val="1FD69CA1"/>
    <w:rsid w:val="1FDD415B"/>
    <w:rsid w:val="1FDF5238"/>
    <w:rsid w:val="1FEF46A9"/>
    <w:rsid w:val="200C6370"/>
    <w:rsid w:val="202E0F83"/>
    <w:rsid w:val="2039259B"/>
    <w:rsid w:val="203E6C8B"/>
    <w:rsid w:val="20A7528F"/>
    <w:rsid w:val="20AA31FD"/>
    <w:rsid w:val="20B4524B"/>
    <w:rsid w:val="20C82DFF"/>
    <w:rsid w:val="20C91B14"/>
    <w:rsid w:val="20EC307F"/>
    <w:rsid w:val="20F10B17"/>
    <w:rsid w:val="21171787"/>
    <w:rsid w:val="21276AD7"/>
    <w:rsid w:val="21281ABC"/>
    <w:rsid w:val="21294386"/>
    <w:rsid w:val="213433E0"/>
    <w:rsid w:val="21553E38"/>
    <w:rsid w:val="21C06448"/>
    <w:rsid w:val="21C36CE1"/>
    <w:rsid w:val="21D47045"/>
    <w:rsid w:val="21EC0C0F"/>
    <w:rsid w:val="21FF5F39"/>
    <w:rsid w:val="223F302B"/>
    <w:rsid w:val="226F3998"/>
    <w:rsid w:val="227B406E"/>
    <w:rsid w:val="228A45F6"/>
    <w:rsid w:val="22A04F0D"/>
    <w:rsid w:val="22B12860"/>
    <w:rsid w:val="22E0098B"/>
    <w:rsid w:val="22E81E91"/>
    <w:rsid w:val="231352C9"/>
    <w:rsid w:val="23392026"/>
    <w:rsid w:val="2342170A"/>
    <w:rsid w:val="238C43C3"/>
    <w:rsid w:val="2393067B"/>
    <w:rsid w:val="239C6798"/>
    <w:rsid w:val="239D7097"/>
    <w:rsid w:val="23D52ED1"/>
    <w:rsid w:val="23F238B4"/>
    <w:rsid w:val="23FC5582"/>
    <w:rsid w:val="23FF4141"/>
    <w:rsid w:val="24292B7A"/>
    <w:rsid w:val="245B3B0B"/>
    <w:rsid w:val="24AB36BE"/>
    <w:rsid w:val="24AC25D8"/>
    <w:rsid w:val="24CB14DA"/>
    <w:rsid w:val="24CD5D6E"/>
    <w:rsid w:val="252A4363"/>
    <w:rsid w:val="254823F2"/>
    <w:rsid w:val="25580B74"/>
    <w:rsid w:val="25615BC9"/>
    <w:rsid w:val="256879F8"/>
    <w:rsid w:val="257B2E9B"/>
    <w:rsid w:val="25930C52"/>
    <w:rsid w:val="25A862CA"/>
    <w:rsid w:val="25C41798"/>
    <w:rsid w:val="25C80A13"/>
    <w:rsid w:val="25D822AB"/>
    <w:rsid w:val="25F30A1B"/>
    <w:rsid w:val="25FF7199"/>
    <w:rsid w:val="260C0734"/>
    <w:rsid w:val="26204A89"/>
    <w:rsid w:val="26393393"/>
    <w:rsid w:val="26456CCC"/>
    <w:rsid w:val="26674B0C"/>
    <w:rsid w:val="26700F41"/>
    <w:rsid w:val="267321AA"/>
    <w:rsid w:val="269C594B"/>
    <w:rsid w:val="26C81A46"/>
    <w:rsid w:val="26C95C8A"/>
    <w:rsid w:val="26F913FA"/>
    <w:rsid w:val="2754074C"/>
    <w:rsid w:val="2779524C"/>
    <w:rsid w:val="2779581D"/>
    <w:rsid w:val="27BA1634"/>
    <w:rsid w:val="27C602BC"/>
    <w:rsid w:val="27CE0643"/>
    <w:rsid w:val="27E4540B"/>
    <w:rsid w:val="27E63C9F"/>
    <w:rsid w:val="281E3979"/>
    <w:rsid w:val="28386EF9"/>
    <w:rsid w:val="283B4D1B"/>
    <w:rsid w:val="28411174"/>
    <w:rsid w:val="2845580A"/>
    <w:rsid w:val="288454E8"/>
    <w:rsid w:val="28925A9F"/>
    <w:rsid w:val="289C3438"/>
    <w:rsid w:val="28C71CB3"/>
    <w:rsid w:val="28D378F8"/>
    <w:rsid w:val="28DC43AF"/>
    <w:rsid w:val="28FA40CB"/>
    <w:rsid w:val="29144A30"/>
    <w:rsid w:val="291B7C35"/>
    <w:rsid w:val="2922357E"/>
    <w:rsid w:val="294323FC"/>
    <w:rsid w:val="294F0FDA"/>
    <w:rsid w:val="296940AA"/>
    <w:rsid w:val="29863521"/>
    <w:rsid w:val="29B04F20"/>
    <w:rsid w:val="29D356C2"/>
    <w:rsid w:val="2A020C07"/>
    <w:rsid w:val="2A156DC9"/>
    <w:rsid w:val="2A3C1BB6"/>
    <w:rsid w:val="2A4F5EE2"/>
    <w:rsid w:val="2A646903"/>
    <w:rsid w:val="2AA106B8"/>
    <w:rsid w:val="2AB029E1"/>
    <w:rsid w:val="2AC04F2C"/>
    <w:rsid w:val="2AC61EC8"/>
    <w:rsid w:val="2AC71594"/>
    <w:rsid w:val="2AD22689"/>
    <w:rsid w:val="2AF75FAA"/>
    <w:rsid w:val="2AFD4F22"/>
    <w:rsid w:val="2B3111B9"/>
    <w:rsid w:val="2B4E49E1"/>
    <w:rsid w:val="2B98650F"/>
    <w:rsid w:val="2BC12793"/>
    <w:rsid w:val="2BCA35F8"/>
    <w:rsid w:val="2BCE4E93"/>
    <w:rsid w:val="2BE26F59"/>
    <w:rsid w:val="2BE533A3"/>
    <w:rsid w:val="2BF957FB"/>
    <w:rsid w:val="2C132AAF"/>
    <w:rsid w:val="2C442906"/>
    <w:rsid w:val="2C74699F"/>
    <w:rsid w:val="2C8B2374"/>
    <w:rsid w:val="2CB72065"/>
    <w:rsid w:val="2CC94C4A"/>
    <w:rsid w:val="2CD16735"/>
    <w:rsid w:val="2CDA61EC"/>
    <w:rsid w:val="2CFC0846"/>
    <w:rsid w:val="2D0668BF"/>
    <w:rsid w:val="2D14471D"/>
    <w:rsid w:val="2D346C9A"/>
    <w:rsid w:val="2D364A1A"/>
    <w:rsid w:val="2D3E25BD"/>
    <w:rsid w:val="2D685B56"/>
    <w:rsid w:val="2D6E6E7D"/>
    <w:rsid w:val="2D723D4D"/>
    <w:rsid w:val="2D8B46B4"/>
    <w:rsid w:val="2D8D2AC1"/>
    <w:rsid w:val="2DC81886"/>
    <w:rsid w:val="2DD464DB"/>
    <w:rsid w:val="2DE33883"/>
    <w:rsid w:val="2DEE1EBE"/>
    <w:rsid w:val="2E19750B"/>
    <w:rsid w:val="2E2A6856"/>
    <w:rsid w:val="2E5E4AC1"/>
    <w:rsid w:val="2E7B5D9F"/>
    <w:rsid w:val="2E8A1F87"/>
    <w:rsid w:val="2E91259A"/>
    <w:rsid w:val="2EB923F7"/>
    <w:rsid w:val="2EE61AE3"/>
    <w:rsid w:val="2EE93CE4"/>
    <w:rsid w:val="2F4308A5"/>
    <w:rsid w:val="2F4705EB"/>
    <w:rsid w:val="2F8732F8"/>
    <w:rsid w:val="2FAB1D70"/>
    <w:rsid w:val="2FAF1703"/>
    <w:rsid w:val="2FB3014B"/>
    <w:rsid w:val="2FD49F82"/>
    <w:rsid w:val="2FFD28CE"/>
    <w:rsid w:val="300246FB"/>
    <w:rsid w:val="300A1103"/>
    <w:rsid w:val="30170ED6"/>
    <w:rsid w:val="308958E3"/>
    <w:rsid w:val="30B126B9"/>
    <w:rsid w:val="30D10027"/>
    <w:rsid w:val="30DB4901"/>
    <w:rsid w:val="30F65FA0"/>
    <w:rsid w:val="31046251"/>
    <w:rsid w:val="310B5831"/>
    <w:rsid w:val="3111050C"/>
    <w:rsid w:val="314B476F"/>
    <w:rsid w:val="31561D81"/>
    <w:rsid w:val="319B518C"/>
    <w:rsid w:val="31A50926"/>
    <w:rsid w:val="31B37825"/>
    <w:rsid w:val="31CB4741"/>
    <w:rsid w:val="31CE087B"/>
    <w:rsid w:val="31D67624"/>
    <w:rsid w:val="32261E73"/>
    <w:rsid w:val="3245152E"/>
    <w:rsid w:val="32510BEF"/>
    <w:rsid w:val="325B77C6"/>
    <w:rsid w:val="326209AF"/>
    <w:rsid w:val="32660ED0"/>
    <w:rsid w:val="326F567B"/>
    <w:rsid w:val="32DB09A7"/>
    <w:rsid w:val="330E1609"/>
    <w:rsid w:val="33232218"/>
    <w:rsid w:val="33423060"/>
    <w:rsid w:val="339A6E14"/>
    <w:rsid w:val="339C4023"/>
    <w:rsid w:val="33AB11FB"/>
    <w:rsid w:val="33BC2E6C"/>
    <w:rsid w:val="33CE6CE1"/>
    <w:rsid w:val="33FA10E1"/>
    <w:rsid w:val="34095D04"/>
    <w:rsid w:val="34633533"/>
    <w:rsid w:val="347559F5"/>
    <w:rsid w:val="34856BAB"/>
    <w:rsid w:val="34BE7CC0"/>
    <w:rsid w:val="34D257DE"/>
    <w:rsid w:val="34D67F41"/>
    <w:rsid w:val="352F5434"/>
    <w:rsid w:val="353C0D9A"/>
    <w:rsid w:val="354C7BB0"/>
    <w:rsid w:val="355E73C1"/>
    <w:rsid w:val="359E03A2"/>
    <w:rsid w:val="35DB2EEA"/>
    <w:rsid w:val="35DE7930"/>
    <w:rsid w:val="35E0161B"/>
    <w:rsid w:val="35E71BDF"/>
    <w:rsid w:val="36151F31"/>
    <w:rsid w:val="363336CF"/>
    <w:rsid w:val="36444460"/>
    <w:rsid w:val="364B6155"/>
    <w:rsid w:val="366466E6"/>
    <w:rsid w:val="36B8547B"/>
    <w:rsid w:val="36BB10E3"/>
    <w:rsid w:val="370E7927"/>
    <w:rsid w:val="3719590C"/>
    <w:rsid w:val="37542E00"/>
    <w:rsid w:val="375B2943"/>
    <w:rsid w:val="37962E9E"/>
    <w:rsid w:val="3796CF75"/>
    <w:rsid w:val="37A05805"/>
    <w:rsid w:val="37AD1126"/>
    <w:rsid w:val="37B03CCA"/>
    <w:rsid w:val="37B11547"/>
    <w:rsid w:val="37B704C1"/>
    <w:rsid w:val="37C73DF2"/>
    <w:rsid w:val="37C863DD"/>
    <w:rsid w:val="38277341"/>
    <w:rsid w:val="382B35B4"/>
    <w:rsid w:val="382E5B4C"/>
    <w:rsid w:val="3862348F"/>
    <w:rsid w:val="386364C1"/>
    <w:rsid w:val="38866FE1"/>
    <w:rsid w:val="38A20005"/>
    <w:rsid w:val="38B2056A"/>
    <w:rsid w:val="38DC3D77"/>
    <w:rsid w:val="38E46271"/>
    <w:rsid w:val="3900527A"/>
    <w:rsid w:val="392259C8"/>
    <w:rsid w:val="3962032F"/>
    <w:rsid w:val="39883FF9"/>
    <w:rsid w:val="39962C22"/>
    <w:rsid w:val="39FA6174"/>
    <w:rsid w:val="39FE1234"/>
    <w:rsid w:val="3A092B2A"/>
    <w:rsid w:val="3A223E23"/>
    <w:rsid w:val="3A2642E6"/>
    <w:rsid w:val="3A43700E"/>
    <w:rsid w:val="3A5F5BB1"/>
    <w:rsid w:val="3A647D60"/>
    <w:rsid w:val="3A774203"/>
    <w:rsid w:val="3A8A0C47"/>
    <w:rsid w:val="3AB31FDE"/>
    <w:rsid w:val="3AB87027"/>
    <w:rsid w:val="3ABD3EDD"/>
    <w:rsid w:val="3ABE6545"/>
    <w:rsid w:val="3ACF4D8C"/>
    <w:rsid w:val="3ADC69E0"/>
    <w:rsid w:val="3AE1302A"/>
    <w:rsid w:val="3B06645F"/>
    <w:rsid w:val="3B0D1CB3"/>
    <w:rsid w:val="3B273104"/>
    <w:rsid w:val="3B367B8B"/>
    <w:rsid w:val="3B41272D"/>
    <w:rsid w:val="3B57362F"/>
    <w:rsid w:val="3B6E0DD1"/>
    <w:rsid w:val="3BA37A28"/>
    <w:rsid w:val="3BBA40DC"/>
    <w:rsid w:val="3BBC339B"/>
    <w:rsid w:val="3BFF4C58"/>
    <w:rsid w:val="3C270589"/>
    <w:rsid w:val="3C321046"/>
    <w:rsid w:val="3C411820"/>
    <w:rsid w:val="3C4776C4"/>
    <w:rsid w:val="3C4E1F36"/>
    <w:rsid w:val="3C591B47"/>
    <w:rsid w:val="3C597FAB"/>
    <w:rsid w:val="3C5F3CF5"/>
    <w:rsid w:val="3C6F1D81"/>
    <w:rsid w:val="3C7D73FB"/>
    <w:rsid w:val="3CB708C4"/>
    <w:rsid w:val="3CD97E9A"/>
    <w:rsid w:val="3CEF6484"/>
    <w:rsid w:val="3D01653B"/>
    <w:rsid w:val="3D342EE3"/>
    <w:rsid w:val="3D5C5AFF"/>
    <w:rsid w:val="3D5F43D0"/>
    <w:rsid w:val="3D7C326F"/>
    <w:rsid w:val="3D7DC466"/>
    <w:rsid w:val="3D872ECB"/>
    <w:rsid w:val="3D974165"/>
    <w:rsid w:val="3DAB0D18"/>
    <w:rsid w:val="3DD16D21"/>
    <w:rsid w:val="3E151E91"/>
    <w:rsid w:val="3E152D86"/>
    <w:rsid w:val="3E327000"/>
    <w:rsid w:val="3E5B79B2"/>
    <w:rsid w:val="3E640E97"/>
    <w:rsid w:val="3E6A68A6"/>
    <w:rsid w:val="3E7C4BD1"/>
    <w:rsid w:val="3E7E59EA"/>
    <w:rsid w:val="3EABA1B4"/>
    <w:rsid w:val="3ECE122E"/>
    <w:rsid w:val="3ED045EC"/>
    <w:rsid w:val="3ED97346"/>
    <w:rsid w:val="3EE9096B"/>
    <w:rsid w:val="3EF958C2"/>
    <w:rsid w:val="3F001134"/>
    <w:rsid w:val="3F23E54D"/>
    <w:rsid w:val="3F251453"/>
    <w:rsid w:val="3F2A77E4"/>
    <w:rsid w:val="3F7A390C"/>
    <w:rsid w:val="3F7B6DC7"/>
    <w:rsid w:val="3F8E05CA"/>
    <w:rsid w:val="3F9E64C3"/>
    <w:rsid w:val="3FC00B5C"/>
    <w:rsid w:val="3FEE4EC7"/>
    <w:rsid w:val="3FEF822C"/>
    <w:rsid w:val="3FF508AD"/>
    <w:rsid w:val="3FF876A5"/>
    <w:rsid w:val="3FF90270"/>
    <w:rsid w:val="3FFFFDAC"/>
    <w:rsid w:val="403B2C3D"/>
    <w:rsid w:val="403F5D46"/>
    <w:rsid w:val="40502957"/>
    <w:rsid w:val="40653FA4"/>
    <w:rsid w:val="40734AC4"/>
    <w:rsid w:val="40736C13"/>
    <w:rsid w:val="40804C04"/>
    <w:rsid w:val="40B70027"/>
    <w:rsid w:val="40CB2F1A"/>
    <w:rsid w:val="40DE4D0F"/>
    <w:rsid w:val="413C4D66"/>
    <w:rsid w:val="415D6960"/>
    <w:rsid w:val="415E4927"/>
    <w:rsid w:val="416554DB"/>
    <w:rsid w:val="417711A5"/>
    <w:rsid w:val="41955DED"/>
    <w:rsid w:val="41B83605"/>
    <w:rsid w:val="41BA0478"/>
    <w:rsid w:val="41C63D8E"/>
    <w:rsid w:val="41D25DF3"/>
    <w:rsid w:val="41E57D00"/>
    <w:rsid w:val="41E67063"/>
    <w:rsid w:val="41F120DC"/>
    <w:rsid w:val="41F9196F"/>
    <w:rsid w:val="42087F0F"/>
    <w:rsid w:val="42097B56"/>
    <w:rsid w:val="420C58B8"/>
    <w:rsid w:val="422E112A"/>
    <w:rsid w:val="42532685"/>
    <w:rsid w:val="428746BC"/>
    <w:rsid w:val="428F2E1A"/>
    <w:rsid w:val="429F19FD"/>
    <w:rsid w:val="42CD521E"/>
    <w:rsid w:val="42D01968"/>
    <w:rsid w:val="42D40F3A"/>
    <w:rsid w:val="42E72B8C"/>
    <w:rsid w:val="42E943E8"/>
    <w:rsid w:val="42F7771D"/>
    <w:rsid w:val="42F77FD3"/>
    <w:rsid w:val="42FA3BAE"/>
    <w:rsid w:val="4302074C"/>
    <w:rsid w:val="431247FD"/>
    <w:rsid w:val="4350028C"/>
    <w:rsid w:val="435E2ADC"/>
    <w:rsid w:val="436A74A5"/>
    <w:rsid w:val="438C0583"/>
    <w:rsid w:val="4398262D"/>
    <w:rsid w:val="43B6468B"/>
    <w:rsid w:val="43C87069"/>
    <w:rsid w:val="43C968C0"/>
    <w:rsid w:val="43D36EF9"/>
    <w:rsid w:val="43DCC7CC"/>
    <w:rsid w:val="44494F57"/>
    <w:rsid w:val="4463070D"/>
    <w:rsid w:val="44EB4900"/>
    <w:rsid w:val="450573E2"/>
    <w:rsid w:val="45127FC4"/>
    <w:rsid w:val="45245B61"/>
    <w:rsid w:val="4530035A"/>
    <w:rsid w:val="453C3DB3"/>
    <w:rsid w:val="455934AB"/>
    <w:rsid w:val="457D3D16"/>
    <w:rsid w:val="45A459CD"/>
    <w:rsid w:val="45B27021"/>
    <w:rsid w:val="45B775DC"/>
    <w:rsid w:val="45D73A40"/>
    <w:rsid w:val="45D94CF9"/>
    <w:rsid w:val="45F6251C"/>
    <w:rsid w:val="46050B84"/>
    <w:rsid w:val="460C368A"/>
    <w:rsid w:val="462037F5"/>
    <w:rsid w:val="46454217"/>
    <w:rsid w:val="464F25D7"/>
    <w:rsid w:val="465519B6"/>
    <w:rsid w:val="468927A7"/>
    <w:rsid w:val="46906A1C"/>
    <w:rsid w:val="469A5235"/>
    <w:rsid w:val="46B8453C"/>
    <w:rsid w:val="46D606BD"/>
    <w:rsid w:val="4708107D"/>
    <w:rsid w:val="472C2D80"/>
    <w:rsid w:val="47535066"/>
    <w:rsid w:val="475656DD"/>
    <w:rsid w:val="477148AA"/>
    <w:rsid w:val="47754BED"/>
    <w:rsid w:val="47906058"/>
    <w:rsid w:val="479430B9"/>
    <w:rsid w:val="47A55A8A"/>
    <w:rsid w:val="47BF9399"/>
    <w:rsid w:val="47E75C9B"/>
    <w:rsid w:val="47EA0C78"/>
    <w:rsid w:val="47FC52C0"/>
    <w:rsid w:val="48023A6F"/>
    <w:rsid w:val="48083D34"/>
    <w:rsid w:val="48513C6D"/>
    <w:rsid w:val="485A036E"/>
    <w:rsid w:val="486030F9"/>
    <w:rsid w:val="488352D5"/>
    <w:rsid w:val="48AA499D"/>
    <w:rsid w:val="48B75069"/>
    <w:rsid w:val="48DA0B99"/>
    <w:rsid w:val="48F7754A"/>
    <w:rsid w:val="49245A31"/>
    <w:rsid w:val="49421B4D"/>
    <w:rsid w:val="494A4923"/>
    <w:rsid w:val="494C4A73"/>
    <w:rsid w:val="496F29A9"/>
    <w:rsid w:val="49974468"/>
    <w:rsid w:val="49AA217B"/>
    <w:rsid w:val="49B36943"/>
    <w:rsid w:val="49D74078"/>
    <w:rsid w:val="49DE6C88"/>
    <w:rsid w:val="49E934DB"/>
    <w:rsid w:val="4A056CFE"/>
    <w:rsid w:val="4A1E1181"/>
    <w:rsid w:val="4A664110"/>
    <w:rsid w:val="4A6C7F56"/>
    <w:rsid w:val="4A6F34DD"/>
    <w:rsid w:val="4A936984"/>
    <w:rsid w:val="4ABF2B4A"/>
    <w:rsid w:val="4ADA20A4"/>
    <w:rsid w:val="4AF30A7A"/>
    <w:rsid w:val="4B182BCD"/>
    <w:rsid w:val="4B601916"/>
    <w:rsid w:val="4B7A416E"/>
    <w:rsid w:val="4B9C711D"/>
    <w:rsid w:val="4BF9769D"/>
    <w:rsid w:val="4BFE7909"/>
    <w:rsid w:val="4C18033E"/>
    <w:rsid w:val="4C2B07AB"/>
    <w:rsid w:val="4C5D2BDE"/>
    <w:rsid w:val="4C62765D"/>
    <w:rsid w:val="4C992517"/>
    <w:rsid w:val="4CA5679C"/>
    <w:rsid w:val="4CAD6795"/>
    <w:rsid w:val="4CD61B8D"/>
    <w:rsid w:val="4CFA705F"/>
    <w:rsid w:val="4D07114B"/>
    <w:rsid w:val="4D267823"/>
    <w:rsid w:val="4D275F81"/>
    <w:rsid w:val="4D2B0871"/>
    <w:rsid w:val="4D327D1C"/>
    <w:rsid w:val="4D4860FF"/>
    <w:rsid w:val="4D573B24"/>
    <w:rsid w:val="4D5E3787"/>
    <w:rsid w:val="4D690EF0"/>
    <w:rsid w:val="4D713748"/>
    <w:rsid w:val="4D7601A4"/>
    <w:rsid w:val="4D7E1CA8"/>
    <w:rsid w:val="4DA10E32"/>
    <w:rsid w:val="4DA95DCE"/>
    <w:rsid w:val="4DEE1C2C"/>
    <w:rsid w:val="4DF96E01"/>
    <w:rsid w:val="4E0D4874"/>
    <w:rsid w:val="4E2E0849"/>
    <w:rsid w:val="4E396B6F"/>
    <w:rsid w:val="4E3F779A"/>
    <w:rsid w:val="4E4D5283"/>
    <w:rsid w:val="4E6E1573"/>
    <w:rsid w:val="4EAB2C72"/>
    <w:rsid w:val="4EC14315"/>
    <w:rsid w:val="4EDB6588"/>
    <w:rsid w:val="4F3D2BF6"/>
    <w:rsid w:val="4FC561C5"/>
    <w:rsid w:val="4FE83B29"/>
    <w:rsid w:val="4FF9003A"/>
    <w:rsid w:val="500B2D00"/>
    <w:rsid w:val="5014DDE6"/>
    <w:rsid w:val="50153182"/>
    <w:rsid w:val="50160A24"/>
    <w:rsid w:val="501E330D"/>
    <w:rsid w:val="50302C73"/>
    <w:rsid w:val="5042397B"/>
    <w:rsid w:val="50601964"/>
    <w:rsid w:val="50966C01"/>
    <w:rsid w:val="50B860CB"/>
    <w:rsid w:val="50F8305F"/>
    <w:rsid w:val="51022341"/>
    <w:rsid w:val="51044A54"/>
    <w:rsid w:val="51091946"/>
    <w:rsid w:val="51215345"/>
    <w:rsid w:val="513569B2"/>
    <w:rsid w:val="51460A46"/>
    <w:rsid w:val="51642046"/>
    <w:rsid w:val="517F573A"/>
    <w:rsid w:val="51885CE4"/>
    <w:rsid w:val="518A5D19"/>
    <w:rsid w:val="519716B3"/>
    <w:rsid w:val="51F11103"/>
    <w:rsid w:val="51F64562"/>
    <w:rsid w:val="522E3DE1"/>
    <w:rsid w:val="52453074"/>
    <w:rsid w:val="526008CF"/>
    <w:rsid w:val="526D4ECD"/>
    <w:rsid w:val="52826A56"/>
    <w:rsid w:val="528666B1"/>
    <w:rsid w:val="52951471"/>
    <w:rsid w:val="52ED6013"/>
    <w:rsid w:val="52F05334"/>
    <w:rsid w:val="532B74F6"/>
    <w:rsid w:val="534658A8"/>
    <w:rsid w:val="534D6860"/>
    <w:rsid w:val="538F162A"/>
    <w:rsid w:val="53B161D5"/>
    <w:rsid w:val="53BC49AC"/>
    <w:rsid w:val="53C0211E"/>
    <w:rsid w:val="53CF4F61"/>
    <w:rsid w:val="53E14F59"/>
    <w:rsid w:val="54042845"/>
    <w:rsid w:val="54106F55"/>
    <w:rsid w:val="541E4327"/>
    <w:rsid w:val="542E6366"/>
    <w:rsid w:val="54392650"/>
    <w:rsid w:val="54701408"/>
    <w:rsid w:val="54866022"/>
    <w:rsid w:val="54991802"/>
    <w:rsid w:val="54AA15AA"/>
    <w:rsid w:val="54AD617C"/>
    <w:rsid w:val="54AF6F7D"/>
    <w:rsid w:val="54C067AF"/>
    <w:rsid w:val="54C829F5"/>
    <w:rsid w:val="54D11369"/>
    <w:rsid w:val="54EA7388"/>
    <w:rsid w:val="54F90699"/>
    <w:rsid w:val="553D0A24"/>
    <w:rsid w:val="55530658"/>
    <w:rsid w:val="557B082A"/>
    <w:rsid w:val="558068D0"/>
    <w:rsid w:val="55A53035"/>
    <w:rsid w:val="55BE44D4"/>
    <w:rsid w:val="55BE6993"/>
    <w:rsid w:val="55E076D9"/>
    <w:rsid w:val="55F54744"/>
    <w:rsid w:val="55FB746A"/>
    <w:rsid w:val="56015645"/>
    <w:rsid w:val="561C223D"/>
    <w:rsid w:val="563730C9"/>
    <w:rsid w:val="56394954"/>
    <w:rsid w:val="56444C20"/>
    <w:rsid w:val="566F2F52"/>
    <w:rsid w:val="56816B38"/>
    <w:rsid w:val="56A812A9"/>
    <w:rsid w:val="56FF5F11"/>
    <w:rsid w:val="5702428F"/>
    <w:rsid w:val="57182D07"/>
    <w:rsid w:val="57A52CDD"/>
    <w:rsid w:val="57BD83B2"/>
    <w:rsid w:val="57C31FBC"/>
    <w:rsid w:val="57CA5152"/>
    <w:rsid w:val="57CD3C47"/>
    <w:rsid w:val="57E65B35"/>
    <w:rsid w:val="57F7589A"/>
    <w:rsid w:val="581F182C"/>
    <w:rsid w:val="582E3ECA"/>
    <w:rsid w:val="58381E40"/>
    <w:rsid w:val="583839EF"/>
    <w:rsid w:val="586374C8"/>
    <w:rsid w:val="58797764"/>
    <w:rsid w:val="58873B35"/>
    <w:rsid w:val="58955C93"/>
    <w:rsid w:val="58AA2EA3"/>
    <w:rsid w:val="58D4734F"/>
    <w:rsid w:val="59086667"/>
    <w:rsid w:val="590D7DA8"/>
    <w:rsid w:val="59264E1E"/>
    <w:rsid w:val="593841E5"/>
    <w:rsid w:val="593E6DA2"/>
    <w:rsid w:val="59442128"/>
    <w:rsid w:val="59870A29"/>
    <w:rsid w:val="599960E9"/>
    <w:rsid w:val="59A47947"/>
    <w:rsid w:val="59DF66F1"/>
    <w:rsid w:val="5A245596"/>
    <w:rsid w:val="5A2A4BA8"/>
    <w:rsid w:val="5A7F3E06"/>
    <w:rsid w:val="5A942685"/>
    <w:rsid w:val="5AA06AFC"/>
    <w:rsid w:val="5AAA07F7"/>
    <w:rsid w:val="5AD06D92"/>
    <w:rsid w:val="5AD24A90"/>
    <w:rsid w:val="5ADA4AF8"/>
    <w:rsid w:val="5ADB438D"/>
    <w:rsid w:val="5B000F13"/>
    <w:rsid w:val="5B031550"/>
    <w:rsid w:val="5B40703B"/>
    <w:rsid w:val="5B553D3B"/>
    <w:rsid w:val="5B595B1D"/>
    <w:rsid w:val="5B696FE3"/>
    <w:rsid w:val="5BCE2734"/>
    <w:rsid w:val="5BDA5C4F"/>
    <w:rsid w:val="5BDAFCC9"/>
    <w:rsid w:val="5BDC41AD"/>
    <w:rsid w:val="5BF6243E"/>
    <w:rsid w:val="5BF9E91B"/>
    <w:rsid w:val="5C06107E"/>
    <w:rsid w:val="5C181D1B"/>
    <w:rsid w:val="5C1B64DC"/>
    <w:rsid w:val="5C297A79"/>
    <w:rsid w:val="5C5563CF"/>
    <w:rsid w:val="5C561DCC"/>
    <w:rsid w:val="5C667139"/>
    <w:rsid w:val="5C6E2BEE"/>
    <w:rsid w:val="5C7D0A4F"/>
    <w:rsid w:val="5C946227"/>
    <w:rsid w:val="5CBBAF81"/>
    <w:rsid w:val="5CBF5917"/>
    <w:rsid w:val="5CE40221"/>
    <w:rsid w:val="5CFF89E5"/>
    <w:rsid w:val="5D143341"/>
    <w:rsid w:val="5D2A7A44"/>
    <w:rsid w:val="5D4A73BF"/>
    <w:rsid w:val="5D556403"/>
    <w:rsid w:val="5D606427"/>
    <w:rsid w:val="5D74721F"/>
    <w:rsid w:val="5D9F4DCC"/>
    <w:rsid w:val="5DD371C3"/>
    <w:rsid w:val="5DD42630"/>
    <w:rsid w:val="5E067AB6"/>
    <w:rsid w:val="5E094BFD"/>
    <w:rsid w:val="5E1B2015"/>
    <w:rsid w:val="5E36350A"/>
    <w:rsid w:val="5E485546"/>
    <w:rsid w:val="5E6B72C9"/>
    <w:rsid w:val="5E703709"/>
    <w:rsid w:val="5E825586"/>
    <w:rsid w:val="5E8A1ED1"/>
    <w:rsid w:val="5E8E5E55"/>
    <w:rsid w:val="5EA27F3E"/>
    <w:rsid w:val="5EA94E57"/>
    <w:rsid w:val="5ED414F2"/>
    <w:rsid w:val="5EFBFD42"/>
    <w:rsid w:val="5F000A95"/>
    <w:rsid w:val="5F1C3077"/>
    <w:rsid w:val="5F5649BA"/>
    <w:rsid w:val="5F7A5104"/>
    <w:rsid w:val="5FA7729E"/>
    <w:rsid w:val="5FD73DA9"/>
    <w:rsid w:val="5FD996FF"/>
    <w:rsid w:val="5FDF9DF0"/>
    <w:rsid w:val="5FF45D93"/>
    <w:rsid w:val="5FFBF77D"/>
    <w:rsid w:val="5FFC7A34"/>
    <w:rsid w:val="5FFE2E3E"/>
    <w:rsid w:val="5FFF08CF"/>
    <w:rsid w:val="60094834"/>
    <w:rsid w:val="60584AEA"/>
    <w:rsid w:val="60BD1A24"/>
    <w:rsid w:val="610524E8"/>
    <w:rsid w:val="612C4966"/>
    <w:rsid w:val="614360AB"/>
    <w:rsid w:val="614D28B9"/>
    <w:rsid w:val="617B2A0D"/>
    <w:rsid w:val="6180286E"/>
    <w:rsid w:val="619A4011"/>
    <w:rsid w:val="61A13B83"/>
    <w:rsid w:val="61B42576"/>
    <w:rsid w:val="61B935CC"/>
    <w:rsid w:val="61BB3678"/>
    <w:rsid w:val="61FE4805"/>
    <w:rsid w:val="620813A6"/>
    <w:rsid w:val="623B68F4"/>
    <w:rsid w:val="624729AA"/>
    <w:rsid w:val="62476ECC"/>
    <w:rsid w:val="62772DAA"/>
    <w:rsid w:val="62890664"/>
    <w:rsid w:val="628B1662"/>
    <w:rsid w:val="62BB5C55"/>
    <w:rsid w:val="62C86885"/>
    <w:rsid w:val="62EC67D0"/>
    <w:rsid w:val="62F05FFB"/>
    <w:rsid w:val="62F81479"/>
    <w:rsid w:val="630827DE"/>
    <w:rsid w:val="631E0177"/>
    <w:rsid w:val="63277D28"/>
    <w:rsid w:val="63B57736"/>
    <w:rsid w:val="63C1676E"/>
    <w:rsid w:val="63DE0A40"/>
    <w:rsid w:val="63DE8DF7"/>
    <w:rsid w:val="63DFFBEB"/>
    <w:rsid w:val="640702D6"/>
    <w:rsid w:val="641F06C4"/>
    <w:rsid w:val="64365D75"/>
    <w:rsid w:val="646B165C"/>
    <w:rsid w:val="64744976"/>
    <w:rsid w:val="64AE072B"/>
    <w:rsid w:val="64B55299"/>
    <w:rsid w:val="64BE7D39"/>
    <w:rsid w:val="64CC1AAA"/>
    <w:rsid w:val="64DD1B9F"/>
    <w:rsid w:val="650210F5"/>
    <w:rsid w:val="65124A93"/>
    <w:rsid w:val="65196A6F"/>
    <w:rsid w:val="654464ED"/>
    <w:rsid w:val="6547147B"/>
    <w:rsid w:val="654F5070"/>
    <w:rsid w:val="657F2081"/>
    <w:rsid w:val="658F0658"/>
    <w:rsid w:val="658F4F20"/>
    <w:rsid w:val="65A01E5F"/>
    <w:rsid w:val="65AB8C97"/>
    <w:rsid w:val="65CC7F4F"/>
    <w:rsid w:val="65D80BE7"/>
    <w:rsid w:val="65D913C7"/>
    <w:rsid w:val="65E63A2A"/>
    <w:rsid w:val="66052860"/>
    <w:rsid w:val="66071043"/>
    <w:rsid w:val="660D5A65"/>
    <w:rsid w:val="66144C81"/>
    <w:rsid w:val="66256272"/>
    <w:rsid w:val="662D3578"/>
    <w:rsid w:val="663974AB"/>
    <w:rsid w:val="667375AA"/>
    <w:rsid w:val="668E756B"/>
    <w:rsid w:val="669A4D3A"/>
    <w:rsid w:val="66A13E2A"/>
    <w:rsid w:val="66A93180"/>
    <w:rsid w:val="66AB178D"/>
    <w:rsid w:val="66BC610F"/>
    <w:rsid w:val="66D85EBE"/>
    <w:rsid w:val="66E55C01"/>
    <w:rsid w:val="66F739A7"/>
    <w:rsid w:val="6726614B"/>
    <w:rsid w:val="672777E6"/>
    <w:rsid w:val="672F53EF"/>
    <w:rsid w:val="67374160"/>
    <w:rsid w:val="6765241D"/>
    <w:rsid w:val="67721AF5"/>
    <w:rsid w:val="67810D40"/>
    <w:rsid w:val="67A759A5"/>
    <w:rsid w:val="67CA4169"/>
    <w:rsid w:val="67D73C9E"/>
    <w:rsid w:val="67E85AA1"/>
    <w:rsid w:val="67F170EF"/>
    <w:rsid w:val="67F3C2CE"/>
    <w:rsid w:val="67FA636B"/>
    <w:rsid w:val="67FC7A1B"/>
    <w:rsid w:val="67FFAB60"/>
    <w:rsid w:val="681B1032"/>
    <w:rsid w:val="682A4DA5"/>
    <w:rsid w:val="68487834"/>
    <w:rsid w:val="685818B6"/>
    <w:rsid w:val="685B5C79"/>
    <w:rsid w:val="686346BF"/>
    <w:rsid w:val="686C4BF0"/>
    <w:rsid w:val="6897333F"/>
    <w:rsid w:val="68AC23BB"/>
    <w:rsid w:val="68C2356C"/>
    <w:rsid w:val="68DB6B6B"/>
    <w:rsid w:val="68EF3434"/>
    <w:rsid w:val="68F94443"/>
    <w:rsid w:val="690F5099"/>
    <w:rsid w:val="69255437"/>
    <w:rsid w:val="69346428"/>
    <w:rsid w:val="693C6161"/>
    <w:rsid w:val="694E0D05"/>
    <w:rsid w:val="69522233"/>
    <w:rsid w:val="695FEF30"/>
    <w:rsid w:val="698C7C14"/>
    <w:rsid w:val="6994196F"/>
    <w:rsid w:val="69980186"/>
    <w:rsid w:val="69A123D5"/>
    <w:rsid w:val="69A27241"/>
    <w:rsid w:val="69C16DC4"/>
    <w:rsid w:val="69E74B70"/>
    <w:rsid w:val="6A045C33"/>
    <w:rsid w:val="6A3331BC"/>
    <w:rsid w:val="6A6623CD"/>
    <w:rsid w:val="6ACE3A3A"/>
    <w:rsid w:val="6AD75882"/>
    <w:rsid w:val="6AED7F15"/>
    <w:rsid w:val="6B0509AC"/>
    <w:rsid w:val="6B286F41"/>
    <w:rsid w:val="6B4C3116"/>
    <w:rsid w:val="6B8E5754"/>
    <w:rsid w:val="6B9C4FB2"/>
    <w:rsid w:val="6B9F1240"/>
    <w:rsid w:val="6BA515F3"/>
    <w:rsid w:val="6BA82D9B"/>
    <w:rsid w:val="6BB34B96"/>
    <w:rsid w:val="6BD37598"/>
    <w:rsid w:val="6BEF5004"/>
    <w:rsid w:val="6BF7BD1A"/>
    <w:rsid w:val="6C262D2A"/>
    <w:rsid w:val="6C2A69F7"/>
    <w:rsid w:val="6C2E3E89"/>
    <w:rsid w:val="6C3A280F"/>
    <w:rsid w:val="6C3D5083"/>
    <w:rsid w:val="6C644319"/>
    <w:rsid w:val="6C86206C"/>
    <w:rsid w:val="6C9E5DF9"/>
    <w:rsid w:val="6CE77A63"/>
    <w:rsid w:val="6CF4FAC4"/>
    <w:rsid w:val="6D1E2DF6"/>
    <w:rsid w:val="6D3003CE"/>
    <w:rsid w:val="6D3C708B"/>
    <w:rsid w:val="6D4247BB"/>
    <w:rsid w:val="6D4754CD"/>
    <w:rsid w:val="6D673192"/>
    <w:rsid w:val="6D7438C2"/>
    <w:rsid w:val="6D8B329C"/>
    <w:rsid w:val="6D8C2B9F"/>
    <w:rsid w:val="6D93409F"/>
    <w:rsid w:val="6DA11C0D"/>
    <w:rsid w:val="6DBE43B3"/>
    <w:rsid w:val="6DF43DD8"/>
    <w:rsid w:val="6DFF6D69"/>
    <w:rsid w:val="6E2F32AB"/>
    <w:rsid w:val="6E3DA2FE"/>
    <w:rsid w:val="6E6175F2"/>
    <w:rsid w:val="6E8F6BBD"/>
    <w:rsid w:val="6EE33567"/>
    <w:rsid w:val="6EF350D6"/>
    <w:rsid w:val="6EFD5AB2"/>
    <w:rsid w:val="6F040296"/>
    <w:rsid w:val="6F1933B5"/>
    <w:rsid w:val="6F1B1F12"/>
    <w:rsid w:val="6F365971"/>
    <w:rsid w:val="6F3856C5"/>
    <w:rsid w:val="6F3E6C16"/>
    <w:rsid w:val="6F5F546C"/>
    <w:rsid w:val="6F644FF7"/>
    <w:rsid w:val="6F6A74AF"/>
    <w:rsid w:val="6F936DAD"/>
    <w:rsid w:val="6F9E3534"/>
    <w:rsid w:val="6FA786F0"/>
    <w:rsid w:val="6FCFF913"/>
    <w:rsid w:val="6FD61227"/>
    <w:rsid w:val="6FF429E0"/>
    <w:rsid w:val="6FFDF6C2"/>
    <w:rsid w:val="700946F0"/>
    <w:rsid w:val="70182958"/>
    <w:rsid w:val="70184107"/>
    <w:rsid w:val="702E05EE"/>
    <w:rsid w:val="702F7EED"/>
    <w:rsid w:val="703A4A84"/>
    <w:rsid w:val="70661836"/>
    <w:rsid w:val="707F5216"/>
    <w:rsid w:val="7092528C"/>
    <w:rsid w:val="7092741D"/>
    <w:rsid w:val="709C1795"/>
    <w:rsid w:val="70A67883"/>
    <w:rsid w:val="70BB73D5"/>
    <w:rsid w:val="70C048AE"/>
    <w:rsid w:val="70C95090"/>
    <w:rsid w:val="70E02159"/>
    <w:rsid w:val="712656EC"/>
    <w:rsid w:val="712B2DAA"/>
    <w:rsid w:val="71402BE2"/>
    <w:rsid w:val="716110FA"/>
    <w:rsid w:val="716E412F"/>
    <w:rsid w:val="71706C8D"/>
    <w:rsid w:val="71823C06"/>
    <w:rsid w:val="718C1F9E"/>
    <w:rsid w:val="71993F8E"/>
    <w:rsid w:val="71CC2C9D"/>
    <w:rsid w:val="71CF7FC3"/>
    <w:rsid w:val="71E51A64"/>
    <w:rsid w:val="71E73DEC"/>
    <w:rsid w:val="71F72F59"/>
    <w:rsid w:val="72113223"/>
    <w:rsid w:val="723C6096"/>
    <w:rsid w:val="726C7793"/>
    <w:rsid w:val="728C0BB1"/>
    <w:rsid w:val="72CA6850"/>
    <w:rsid w:val="72E27050"/>
    <w:rsid w:val="72EF485B"/>
    <w:rsid w:val="72FD4892"/>
    <w:rsid w:val="731334D8"/>
    <w:rsid w:val="731737A5"/>
    <w:rsid w:val="7325B6B2"/>
    <w:rsid w:val="73394F72"/>
    <w:rsid w:val="735C60D9"/>
    <w:rsid w:val="73AF5690"/>
    <w:rsid w:val="73CA0374"/>
    <w:rsid w:val="73D03795"/>
    <w:rsid w:val="73E370D5"/>
    <w:rsid w:val="73F8512B"/>
    <w:rsid w:val="73F864FC"/>
    <w:rsid w:val="74013BB9"/>
    <w:rsid w:val="74017CE9"/>
    <w:rsid w:val="744301B1"/>
    <w:rsid w:val="74625174"/>
    <w:rsid w:val="74935079"/>
    <w:rsid w:val="749B2AF9"/>
    <w:rsid w:val="74B448A4"/>
    <w:rsid w:val="74B55508"/>
    <w:rsid w:val="74B57899"/>
    <w:rsid w:val="74B74276"/>
    <w:rsid w:val="74CB5717"/>
    <w:rsid w:val="74EA0711"/>
    <w:rsid w:val="74F92D87"/>
    <w:rsid w:val="75206C23"/>
    <w:rsid w:val="7544522E"/>
    <w:rsid w:val="75962D9F"/>
    <w:rsid w:val="759E18D2"/>
    <w:rsid w:val="75A2628E"/>
    <w:rsid w:val="75A453B7"/>
    <w:rsid w:val="75D5173D"/>
    <w:rsid w:val="75E32D24"/>
    <w:rsid w:val="75FAB833"/>
    <w:rsid w:val="7600064F"/>
    <w:rsid w:val="76616A50"/>
    <w:rsid w:val="768536DE"/>
    <w:rsid w:val="768C61C6"/>
    <w:rsid w:val="76BF3FE5"/>
    <w:rsid w:val="76C32C1F"/>
    <w:rsid w:val="76E9742E"/>
    <w:rsid w:val="76FC80A6"/>
    <w:rsid w:val="770E1901"/>
    <w:rsid w:val="77151CA5"/>
    <w:rsid w:val="771864A9"/>
    <w:rsid w:val="773207A4"/>
    <w:rsid w:val="7771703D"/>
    <w:rsid w:val="77821061"/>
    <w:rsid w:val="77843878"/>
    <w:rsid w:val="77BF2749"/>
    <w:rsid w:val="77D80F9C"/>
    <w:rsid w:val="77DC4634"/>
    <w:rsid w:val="77DFF64C"/>
    <w:rsid w:val="77E048EF"/>
    <w:rsid w:val="77E70369"/>
    <w:rsid w:val="77E82B8B"/>
    <w:rsid w:val="77ECD527"/>
    <w:rsid w:val="77ED2013"/>
    <w:rsid w:val="77FB558A"/>
    <w:rsid w:val="77FEB86D"/>
    <w:rsid w:val="77FF90FA"/>
    <w:rsid w:val="78150809"/>
    <w:rsid w:val="782951CE"/>
    <w:rsid w:val="78B9072A"/>
    <w:rsid w:val="78C447F6"/>
    <w:rsid w:val="78C97ABD"/>
    <w:rsid w:val="78EC126F"/>
    <w:rsid w:val="79020AFD"/>
    <w:rsid w:val="790D42B2"/>
    <w:rsid w:val="7919557C"/>
    <w:rsid w:val="792A0013"/>
    <w:rsid w:val="798E234A"/>
    <w:rsid w:val="79E518B6"/>
    <w:rsid w:val="79E55E6A"/>
    <w:rsid w:val="79FCE7BC"/>
    <w:rsid w:val="7A2A68A9"/>
    <w:rsid w:val="7A562BD9"/>
    <w:rsid w:val="7A5A03BE"/>
    <w:rsid w:val="7AAB6CBE"/>
    <w:rsid w:val="7AB445B1"/>
    <w:rsid w:val="7AC76CDF"/>
    <w:rsid w:val="7AC965C5"/>
    <w:rsid w:val="7AF8626D"/>
    <w:rsid w:val="7B257AD9"/>
    <w:rsid w:val="7B2858A1"/>
    <w:rsid w:val="7B317434"/>
    <w:rsid w:val="7B523D86"/>
    <w:rsid w:val="7B586CE2"/>
    <w:rsid w:val="7B5F1FCE"/>
    <w:rsid w:val="7B675778"/>
    <w:rsid w:val="7B771B35"/>
    <w:rsid w:val="7B7B3A3F"/>
    <w:rsid w:val="7B9558E8"/>
    <w:rsid w:val="7BAD5BD5"/>
    <w:rsid w:val="7BAFA401"/>
    <w:rsid w:val="7BBF28E2"/>
    <w:rsid w:val="7BD9A8E4"/>
    <w:rsid w:val="7BDE02B2"/>
    <w:rsid w:val="7BDFDDEA"/>
    <w:rsid w:val="7BE06F1B"/>
    <w:rsid w:val="7BE737B6"/>
    <w:rsid w:val="7BE74D2A"/>
    <w:rsid w:val="7BEB7AD1"/>
    <w:rsid w:val="7BFD1502"/>
    <w:rsid w:val="7C2815AA"/>
    <w:rsid w:val="7C6F371E"/>
    <w:rsid w:val="7C6FA1A8"/>
    <w:rsid w:val="7CAC568D"/>
    <w:rsid w:val="7CB63B22"/>
    <w:rsid w:val="7CD6F63D"/>
    <w:rsid w:val="7CDB9683"/>
    <w:rsid w:val="7CEA3E11"/>
    <w:rsid w:val="7CEA4AD8"/>
    <w:rsid w:val="7CFCF282"/>
    <w:rsid w:val="7D1A225D"/>
    <w:rsid w:val="7D1B6A98"/>
    <w:rsid w:val="7D2A586D"/>
    <w:rsid w:val="7D2F5084"/>
    <w:rsid w:val="7D333310"/>
    <w:rsid w:val="7D5F36F9"/>
    <w:rsid w:val="7D697F78"/>
    <w:rsid w:val="7D8256AC"/>
    <w:rsid w:val="7DB0C84E"/>
    <w:rsid w:val="7DBBA965"/>
    <w:rsid w:val="7DDD8D4F"/>
    <w:rsid w:val="7DE51E20"/>
    <w:rsid w:val="7DE80F5B"/>
    <w:rsid w:val="7DE840F4"/>
    <w:rsid w:val="7DEE4D07"/>
    <w:rsid w:val="7DFC5463"/>
    <w:rsid w:val="7E30200F"/>
    <w:rsid w:val="7E3D7ADF"/>
    <w:rsid w:val="7E4826CD"/>
    <w:rsid w:val="7E7F6B5B"/>
    <w:rsid w:val="7E8B20F8"/>
    <w:rsid w:val="7E8C5541"/>
    <w:rsid w:val="7EAF1737"/>
    <w:rsid w:val="7EB715AE"/>
    <w:rsid w:val="7EBACBFB"/>
    <w:rsid w:val="7EBE0861"/>
    <w:rsid w:val="7EC43939"/>
    <w:rsid w:val="7EC52268"/>
    <w:rsid w:val="7EDB3CBF"/>
    <w:rsid w:val="7EFE2B52"/>
    <w:rsid w:val="7EFF10CC"/>
    <w:rsid w:val="7EFFE8B3"/>
    <w:rsid w:val="7F0B6CFB"/>
    <w:rsid w:val="7F1C6DDF"/>
    <w:rsid w:val="7F2ACBA0"/>
    <w:rsid w:val="7F4C0ABC"/>
    <w:rsid w:val="7F552F95"/>
    <w:rsid w:val="7F5552EC"/>
    <w:rsid w:val="7F59F779"/>
    <w:rsid w:val="7F5F6585"/>
    <w:rsid w:val="7F6D0D46"/>
    <w:rsid w:val="7F7835CA"/>
    <w:rsid w:val="7F7E26B5"/>
    <w:rsid w:val="7F9FE860"/>
    <w:rsid w:val="7FA734BF"/>
    <w:rsid w:val="7FB8264F"/>
    <w:rsid w:val="7FC721E2"/>
    <w:rsid w:val="7FC9C92B"/>
    <w:rsid w:val="7FCB2ECF"/>
    <w:rsid w:val="7FCE4456"/>
    <w:rsid w:val="7FCF2D1B"/>
    <w:rsid w:val="7FD42A71"/>
    <w:rsid w:val="7FDBB4F1"/>
    <w:rsid w:val="7FE3DE09"/>
    <w:rsid w:val="7FE8507D"/>
    <w:rsid w:val="7FE879DF"/>
    <w:rsid w:val="7FEF4035"/>
    <w:rsid w:val="7FEF74B5"/>
    <w:rsid w:val="7FF320D3"/>
    <w:rsid w:val="7FF6E6F5"/>
    <w:rsid w:val="7FF70254"/>
    <w:rsid w:val="7FFE5D65"/>
    <w:rsid w:val="7FFE686E"/>
    <w:rsid w:val="7FFECCF7"/>
    <w:rsid w:val="8EFBB263"/>
    <w:rsid w:val="8EFBDB68"/>
    <w:rsid w:val="974C6BC2"/>
    <w:rsid w:val="9BFFB913"/>
    <w:rsid w:val="9C379257"/>
    <w:rsid w:val="9EBD4E8F"/>
    <w:rsid w:val="9F7F96FC"/>
    <w:rsid w:val="A7BF4CFD"/>
    <w:rsid w:val="AC370F55"/>
    <w:rsid w:val="AE538CA9"/>
    <w:rsid w:val="AE76106A"/>
    <w:rsid w:val="AECFEF2A"/>
    <w:rsid w:val="AEF5CEA4"/>
    <w:rsid w:val="B7EDD89B"/>
    <w:rsid w:val="B8FA38BF"/>
    <w:rsid w:val="BB3CBDE3"/>
    <w:rsid w:val="BDFEDFCB"/>
    <w:rsid w:val="BEEA6522"/>
    <w:rsid w:val="BEF57EE4"/>
    <w:rsid w:val="BEFFDCC3"/>
    <w:rsid w:val="BF79AC11"/>
    <w:rsid w:val="BF7F1496"/>
    <w:rsid w:val="BF7F86EA"/>
    <w:rsid w:val="BF8B8EC3"/>
    <w:rsid w:val="BFCCA3FB"/>
    <w:rsid w:val="BFDD68BA"/>
    <w:rsid w:val="BFED4C46"/>
    <w:rsid w:val="BFF0B799"/>
    <w:rsid w:val="BFF87945"/>
    <w:rsid w:val="BFFEC034"/>
    <w:rsid w:val="CDB9F229"/>
    <w:rsid w:val="CF7D4EC5"/>
    <w:rsid w:val="CFAFC7F1"/>
    <w:rsid w:val="CFBDA71A"/>
    <w:rsid w:val="CFE3F94B"/>
    <w:rsid w:val="D0F9BFF6"/>
    <w:rsid w:val="D2B12C37"/>
    <w:rsid w:val="D3F74BDD"/>
    <w:rsid w:val="D42D3BCC"/>
    <w:rsid w:val="D7D9F92B"/>
    <w:rsid w:val="DBDF519F"/>
    <w:rsid w:val="DCED5B25"/>
    <w:rsid w:val="DDEF7AE3"/>
    <w:rsid w:val="DDEFF731"/>
    <w:rsid w:val="DDF77D43"/>
    <w:rsid w:val="DEF30F60"/>
    <w:rsid w:val="DEFEFBCB"/>
    <w:rsid w:val="DEFF891D"/>
    <w:rsid w:val="DEFFE622"/>
    <w:rsid w:val="DF6E2F4E"/>
    <w:rsid w:val="DFBE3647"/>
    <w:rsid w:val="DFBFCD2F"/>
    <w:rsid w:val="DFE70289"/>
    <w:rsid w:val="DFEE0A95"/>
    <w:rsid w:val="DFF6CA12"/>
    <w:rsid w:val="DFFB0B0E"/>
    <w:rsid w:val="DFFD0A18"/>
    <w:rsid w:val="E3EF0A8C"/>
    <w:rsid w:val="E57F47F0"/>
    <w:rsid w:val="E6F91C1D"/>
    <w:rsid w:val="E773811A"/>
    <w:rsid w:val="E7DA9C10"/>
    <w:rsid w:val="E7FF7F16"/>
    <w:rsid w:val="E8FB112A"/>
    <w:rsid w:val="E9B7C169"/>
    <w:rsid w:val="E9F696D2"/>
    <w:rsid w:val="EBDF1F86"/>
    <w:rsid w:val="EBFEFAFB"/>
    <w:rsid w:val="EDBEA300"/>
    <w:rsid w:val="EDEF3116"/>
    <w:rsid w:val="EDFF88CB"/>
    <w:rsid w:val="EDFF8FF3"/>
    <w:rsid w:val="EF7B72CC"/>
    <w:rsid w:val="EFDEB2AE"/>
    <w:rsid w:val="EFDFDD38"/>
    <w:rsid w:val="EFE7620B"/>
    <w:rsid w:val="EFE7D9FA"/>
    <w:rsid w:val="EFEDF4A6"/>
    <w:rsid w:val="EFFF2955"/>
    <w:rsid w:val="F01F53F8"/>
    <w:rsid w:val="F1EC4AB8"/>
    <w:rsid w:val="F367339E"/>
    <w:rsid w:val="F3EB2065"/>
    <w:rsid w:val="F3FD3F9F"/>
    <w:rsid w:val="F3FDCF12"/>
    <w:rsid w:val="F3FF8FA8"/>
    <w:rsid w:val="F4FF5D4E"/>
    <w:rsid w:val="F5CFBF2E"/>
    <w:rsid w:val="F5FE3B57"/>
    <w:rsid w:val="F6BE2D99"/>
    <w:rsid w:val="F6DD5FD8"/>
    <w:rsid w:val="F74D3B82"/>
    <w:rsid w:val="F77EB065"/>
    <w:rsid w:val="F77F7B72"/>
    <w:rsid w:val="F7D992AE"/>
    <w:rsid w:val="F7F7AB7A"/>
    <w:rsid w:val="F7FFF3A9"/>
    <w:rsid w:val="F8B7F2BB"/>
    <w:rsid w:val="F9BA19CB"/>
    <w:rsid w:val="F9E6AE43"/>
    <w:rsid w:val="F9FB3A12"/>
    <w:rsid w:val="FAFBDBAF"/>
    <w:rsid w:val="FBAE100C"/>
    <w:rsid w:val="FBEBA412"/>
    <w:rsid w:val="FBEFA644"/>
    <w:rsid w:val="FBFDE3C2"/>
    <w:rsid w:val="FBFE0F7F"/>
    <w:rsid w:val="FBFE7CE5"/>
    <w:rsid w:val="FCFF0DC4"/>
    <w:rsid w:val="FD3EC257"/>
    <w:rsid w:val="FD771AFD"/>
    <w:rsid w:val="FDDBDDB0"/>
    <w:rsid w:val="FDEF24DF"/>
    <w:rsid w:val="FDF7B11D"/>
    <w:rsid w:val="FDFF4381"/>
    <w:rsid w:val="FE2B6AF3"/>
    <w:rsid w:val="FE890AA0"/>
    <w:rsid w:val="FEA70FF9"/>
    <w:rsid w:val="FEDD14AF"/>
    <w:rsid w:val="FEDFCE19"/>
    <w:rsid w:val="FEE97E3D"/>
    <w:rsid w:val="FEEF3E42"/>
    <w:rsid w:val="FEFB0DC7"/>
    <w:rsid w:val="FEFBD7B5"/>
    <w:rsid w:val="FEFEA103"/>
    <w:rsid w:val="FEFF0E5F"/>
    <w:rsid w:val="FEFF420B"/>
    <w:rsid w:val="FF1D45BE"/>
    <w:rsid w:val="FF3FD6DF"/>
    <w:rsid w:val="FF5F056E"/>
    <w:rsid w:val="FF7A7FF1"/>
    <w:rsid w:val="FF7DCD46"/>
    <w:rsid w:val="FF971929"/>
    <w:rsid w:val="FF9FB255"/>
    <w:rsid w:val="FFAFB49D"/>
    <w:rsid w:val="FFD9BCA3"/>
    <w:rsid w:val="FFDE8CE3"/>
    <w:rsid w:val="FFEE25DD"/>
    <w:rsid w:val="FFEF540C"/>
    <w:rsid w:val="FFF73D0A"/>
    <w:rsid w:val="FFFBBEFD"/>
    <w:rsid w:val="FFFE04C6"/>
    <w:rsid w:val="FFFEB36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1" w:firstLineChars="200"/>
    </w:pPr>
    <w:rPr>
      <w:rFonts w:ascii="Times New Roman" w:hAnsi="Times New Roman" w:eastAsia="宋体" w:cs="Times New Roman"/>
      <w:lang w:val="en-US" w:eastAsia="zh-CN" w:bidi="ar-SA"/>
    </w:rPr>
  </w:style>
  <w:style w:type="paragraph" w:styleId="3">
    <w:name w:val="heading 1"/>
    <w:basedOn w:val="1"/>
    <w:next w:val="1"/>
    <w:qFormat/>
    <w:uiPriority w:val="0"/>
    <w:pPr>
      <w:spacing w:before="104" w:after="104" w:line="0" w:lineRule="atLeast"/>
      <w:ind w:firstLine="0" w:firstLineChars="0"/>
      <w:jc w:val="center"/>
      <w:outlineLvl w:val="0"/>
    </w:pPr>
    <w:rPr>
      <w:rFonts w:ascii="Arial" w:hAnsi="Arial" w:eastAsia="黑体"/>
      <w:sz w:val="32"/>
    </w:rPr>
  </w:style>
  <w:style w:type="paragraph" w:styleId="4">
    <w:name w:val="heading 2"/>
    <w:basedOn w:val="1"/>
    <w:next w:val="1"/>
    <w:qFormat/>
    <w:uiPriority w:val="0"/>
    <w:pPr>
      <w:spacing w:line="0" w:lineRule="atLeast"/>
      <w:ind w:firstLine="0" w:firstLineChars="0"/>
      <w:jc w:val="center"/>
      <w:outlineLvl w:val="1"/>
    </w:pPr>
    <w:rPr>
      <w:sz w:val="28"/>
    </w:rPr>
  </w:style>
  <w:style w:type="paragraph" w:styleId="5">
    <w:name w:val="heading 3"/>
    <w:basedOn w:val="1"/>
    <w:next w:val="1"/>
    <w:qFormat/>
    <w:uiPriority w:val="0"/>
    <w:pPr>
      <w:spacing w:before="104" w:after="104"/>
      <w:ind w:firstLine="0" w:firstLineChars="0"/>
      <w:outlineLvl w:val="2"/>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6">
    <w:name w:val="Normal Indent"/>
    <w:basedOn w:val="1"/>
    <w:qFormat/>
    <w:uiPriority w:val="99"/>
    <w:pPr>
      <w:ind w:firstLine="420"/>
    </w:pPr>
  </w:style>
  <w:style w:type="paragraph" w:styleId="7">
    <w:name w:val="annotation text"/>
    <w:basedOn w:val="1"/>
    <w:semiHidden/>
    <w:qFormat/>
    <w:uiPriority w:val="0"/>
  </w:style>
  <w:style w:type="paragraph" w:styleId="8">
    <w:name w:val="Body Text Indent"/>
    <w:basedOn w:val="1"/>
    <w:qFormat/>
    <w:uiPriority w:val="0"/>
    <w:pPr>
      <w:ind w:firstLine="630"/>
    </w:pPr>
    <w:rPr>
      <w:rFonts w:ascii="仿宋_GB2312" w:eastAsia="仿宋_GB2312"/>
      <w:sz w:val="32"/>
      <w:szCs w:val="20"/>
    </w:rPr>
  </w:style>
  <w:style w:type="paragraph" w:styleId="9">
    <w:name w:val="Plain Text"/>
    <w:basedOn w:val="1"/>
    <w:qFormat/>
    <w:uiPriority w:val="0"/>
    <w:pPr>
      <w:adjustRightInd w:val="0"/>
      <w:textAlignment w:val="baseline"/>
    </w:pPr>
    <w:rPr>
      <w:rFonts w:ascii="宋体" w:hAnsi="Courier New"/>
    </w:rPr>
  </w:style>
  <w:style w:type="paragraph" w:styleId="10">
    <w:name w:val="Date"/>
    <w:basedOn w:val="1"/>
    <w:next w:val="1"/>
    <w:link w:val="27"/>
    <w:qFormat/>
    <w:uiPriority w:val="0"/>
    <w:pPr>
      <w:ind w:left="100" w:leftChars="2500" w:firstLine="0" w:firstLineChars="0"/>
      <w:jc w:val="both"/>
    </w:pPr>
    <w:rPr>
      <w:kern w:val="2"/>
      <w:sz w:val="21"/>
      <w:szCs w:val="24"/>
      <w:lang w:val="zh-CN"/>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szCs w:val="24"/>
    </w:rPr>
  </w:style>
  <w:style w:type="paragraph" w:styleId="17">
    <w:name w:val="Title"/>
    <w:basedOn w:val="1"/>
    <w:qFormat/>
    <w:uiPriority w:val="0"/>
    <w:pPr>
      <w:spacing w:before="209" w:after="209" w:line="0" w:lineRule="atLeast"/>
      <w:ind w:firstLine="0" w:firstLineChars="0"/>
      <w:jc w:val="center"/>
    </w:pPr>
    <w:rPr>
      <w:rFonts w:ascii="Arial" w:hAnsi="Arial" w:eastAsia="黑体"/>
      <w:sz w:val="52"/>
    </w:rPr>
  </w:style>
  <w:style w:type="paragraph" w:styleId="18">
    <w:name w:val="annotation subject"/>
    <w:basedOn w:val="7"/>
    <w:next w:val="7"/>
    <w:semiHidden/>
    <w:qFormat/>
    <w:uiPriority w:val="0"/>
    <w:rPr>
      <w:b/>
      <w:bCs/>
    </w:rPr>
  </w:style>
  <w:style w:type="paragraph" w:styleId="19">
    <w:name w:val="Body Text First Indent 2"/>
    <w:basedOn w:val="8"/>
    <w:qFormat/>
    <w:uiPriority w:val="0"/>
    <w:pPr>
      <w:spacing w:line="480" w:lineRule="exact"/>
      <w:ind w:firstLine="555"/>
      <w:jc w:val="left"/>
    </w:p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annotation reference"/>
    <w:semiHidden/>
    <w:qFormat/>
    <w:uiPriority w:val="0"/>
    <w:rPr>
      <w:sz w:val="21"/>
      <w:szCs w:val="21"/>
    </w:rPr>
  </w:style>
  <w:style w:type="character" w:customStyle="1" w:styleId="25">
    <w:name w:val="链接"/>
    <w:qFormat/>
    <w:uiPriority w:val="0"/>
    <w:rPr>
      <w:color w:val="0000FF"/>
      <w:u w:val="single" w:color="0000FF"/>
    </w:rPr>
  </w:style>
  <w:style w:type="character" w:customStyle="1" w:styleId="26">
    <w:name w:val="超级链接"/>
    <w:qFormat/>
    <w:uiPriority w:val="0"/>
    <w:rPr>
      <w:color w:val="0000FF"/>
      <w:u w:val="single" w:color="0000FF"/>
    </w:rPr>
  </w:style>
  <w:style w:type="character" w:customStyle="1" w:styleId="27">
    <w:name w:val="日期 字符"/>
    <w:link w:val="10"/>
    <w:qFormat/>
    <w:uiPriority w:val="0"/>
    <w:rPr>
      <w:kern w:val="2"/>
      <w:sz w:val="21"/>
      <w:szCs w:val="24"/>
    </w:rPr>
  </w:style>
  <w:style w:type="paragraph" w:customStyle="1" w:styleId="28">
    <w:name w:val="目录 21"/>
    <w:basedOn w:val="1"/>
    <w:next w:val="1"/>
    <w:qFormat/>
    <w:uiPriority w:val="0"/>
    <w:pPr>
      <w:spacing w:line="305" w:lineRule="auto"/>
      <w:ind w:firstLine="209" w:firstLineChars="0"/>
    </w:pPr>
  </w:style>
  <w:style w:type="paragraph" w:customStyle="1" w:styleId="29">
    <w:name w:val="目录 11"/>
    <w:basedOn w:val="1"/>
    <w:next w:val="1"/>
    <w:qFormat/>
    <w:uiPriority w:val="0"/>
    <w:pPr>
      <w:spacing w:after="104" w:line="0" w:lineRule="atLeast"/>
      <w:ind w:firstLine="0" w:firstLineChars="0"/>
    </w:pPr>
    <w:rPr>
      <w:rFonts w:ascii="Arial" w:hAnsi="Arial" w:eastAsia="黑体"/>
      <w:sz w:val="28"/>
    </w:rPr>
  </w:style>
  <w:style w:type="paragraph" w:customStyle="1" w:styleId="30">
    <w:name w:val="Char Char Char Char Char Char"/>
    <w:basedOn w:val="1"/>
    <w:qFormat/>
    <w:uiPriority w:val="0"/>
    <w:pPr>
      <w:ind w:firstLine="0" w:firstLineChars="0"/>
      <w:jc w:val="both"/>
    </w:pPr>
    <w:rPr>
      <w:rFonts w:ascii="宋体" w:hAnsi="宋体"/>
      <w:b/>
      <w:kern w:val="2"/>
      <w:sz w:val="28"/>
      <w:szCs w:val="28"/>
    </w:rPr>
  </w:style>
  <w:style w:type="paragraph" w:customStyle="1" w:styleId="31">
    <w:name w:val="目录 31"/>
    <w:basedOn w:val="1"/>
    <w:qFormat/>
    <w:uiPriority w:val="0"/>
    <w:pPr>
      <w:spacing w:line="305" w:lineRule="auto"/>
    </w:pPr>
  </w:style>
  <w:style w:type="paragraph" w:customStyle="1" w:styleId="32">
    <w:name w:val="目录标题"/>
    <w:basedOn w:val="1"/>
    <w:qFormat/>
    <w:uiPriority w:val="0"/>
    <w:pPr>
      <w:spacing w:before="209" w:after="209" w:line="0" w:lineRule="atLeast"/>
      <w:jc w:val="center"/>
    </w:pPr>
    <w:rPr>
      <w:rFonts w:ascii="Arial" w:hAnsi="Arial" w:eastAsia="黑体"/>
      <w:spacing w:val="209"/>
      <w:sz w:val="52"/>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目录 41"/>
    <w:basedOn w:val="1"/>
    <w:qFormat/>
    <w:uiPriority w:val="0"/>
    <w:pPr>
      <w:spacing w:line="305" w:lineRule="auto"/>
      <w:ind w:firstLine="629" w:firstLineChars="0"/>
    </w:pPr>
  </w:style>
  <w:style w:type="paragraph" w:customStyle="1" w:styleId="35">
    <w:name w:val="文章附标题"/>
    <w:basedOn w:val="1"/>
    <w:qFormat/>
    <w:uiPriority w:val="0"/>
    <w:pPr>
      <w:spacing w:before="104" w:after="104" w:line="0" w:lineRule="atLeast"/>
      <w:ind w:firstLine="0" w:firstLineChars="0"/>
      <w:jc w:val="center"/>
    </w:pPr>
    <w:rPr>
      <w:sz w:val="36"/>
    </w:rPr>
  </w:style>
  <w:style w:type="paragraph" w:customStyle="1" w:styleId="36">
    <w:name w:val="p0"/>
    <w:basedOn w:val="1"/>
    <w:qFormat/>
    <w:uiPriority w:val="0"/>
    <w:pPr>
      <w:widowControl/>
      <w:spacing w:line="408" w:lineRule="auto"/>
      <w:ind w:left="1" w:firstLine="0" w:firstLineChars="0"/>
      <w:jc w:val="both"/>
      <w:textAlignment w:val="bottom"/>
    </w:pPr>
    <w:rPr>
      <w:color w:val="000000"/>
      <w:sz w:val="32"/>
      <w:szCs w:val="32"/>
    </w:rPr>
  </w:style>
  <w:style w:type="paragraph" w:customStyle="1" w:styleId="37">
    <w:name w:val="WPS Plain"/>
    <w:qFormat/>
    <w:uiPriority w:val="0"/>
    <w:rPr>
      <w:rFonts w:ascii="Times New Roman" w:hAnsi="Times New Roman" w:eastAsia="宋体" w:cs="Times New Roman"/>
      <w:lang w:val="en-US" w:eastAsia="zh-CN" w:bidi="ar-SA"/>
    </w:rPr>
  </w:style>
  <w:style w:type="paragraph" w:customStyle="1" w:styleId="38">
    <w:name w:val="Body text|1"/>
    <w:basedOn w:val="1"/>
    <w:link w:val="45"/>
    <w:qFormat/>
    <w:uiPriority w:val="0"/>
    <w:pPr>
      <w:spacing w:line="480" w:lineRule="auto"/>
      <w:ind w:firstLine="400"/>
    </w:pPr>
    <w:rPr>
      <w:rFonts w:ascii="宋体" w:hAnsi="宋体" w:cs="宋体"/>
      <w:sz w:val="16"/>
      <w:szCs w:val="16"/>
    </w:rPr>
  </w:style>
  <w:style w:type="character" w:customStyle="1" w:styleId="39">
    <w:name w:val="Body text|2_"/>
    <w:basedOn w:val="22"/>
    <w:link w:val="40"/>
    <w:qFormat/>
    <w:uiPriority w:val="0"/>
    <w:rPr>
      <w:sz w:val="14"/>
      <w:szCs w:val="14"/>
      <w:u w:val="none"/>
      <w:shd w:val="clear" w:color="auto" w:fill="auto"/>
      <w:lang w:val="zh-TW" w:eastAsia="zh-TW" w:bidi="zh-TW"/>
    </w:rPr>
  </w:style>
  <w:style w:type="paragraph" w:customStyle="1" w:styleId="40">
    <w:name w:val="Body text|2"/>
    <w:basedOn w:val="1"/>
    <w:link w:val="39"/>
    <w:qFormat/>
    <w:uiPriority w:val="0"/>
    <w:pPr>
      <w:spacing w:after="40" w:line="430" w:lineRule="auto"/>
      <w:ind w:firstLine="280"/>
    </w:pPr>
    <w:rPr>
      <w:sz w:val="14"/>
      <w:szCs w:val="14"/>
      <w:lang w:val="zh-TW" w:eastAsia="zh-TW" w:bidi="zh-TW"/>
    </w:rPr>
  </w:style>
  <w:style w:type="paragraph" w:customStyle="1" w:styleId="41">
    <w:name w:val="Header or footer|2"/>
    <w:basedOn w:val="1"/>
    <w:qFormat/>
    <w:uiPriority w:val="0"/>
    <w:rPr>
      <w:lang w:val="zh-TW" w:eastAsia="zh-TW" w:bidi="zh-TW"/>
    </w:rPr>
  </w:style>
  <w:style w:type="paragraph" w:customStyle="1" w:styleId="42">
    <w:name w:val="Body text|6"/>
    <w:basedOn w:val="1"/>
    <w:qFormat/>
    <w:uiPriority w:val="0"/>
    <w:pPr>
      <w:ind w:right="480"/>
      <w:jc w:val="right"/>
    </w:pPr>
    <w:rPr>
      <w:rFonts w:ascii="宋体" w:hAnsi="宋体" w:cs="宋体"/>
      <w:i/>
      <w:iCs/>
      <w:color w:val="B32033"/>
      <w:sz w:val="10"/>
      <w:szCs w:val="10"/>
      <w:lang w:val="zh-TW" w:eastAsia="zh-TW" w:bidi="zh-TW"/>
    </w:rPr>
  </w:style>
  <w:style w:type="paragraph" w:styleId="43">
    <w:name w:val="List Paragraph"/>
    <w:basedOn w:val="1"/>
    <w:unhideWhenUsed/>
    <w:qFormat/>
    <w:uiPriority w:val="99"/>
    <w:pPr>
      <w:ind w:firstLine="420"/>
    </w:pPr>
  </w:style>
  <w:style w:type="paragraph" w:customStyle="1" w:styleId="44">
    <w:name w:val="WPSOffice手动目录 2"/>
    <w:qFormat/>
    <w:uiPriority w:val="0"/>
    <w:pPr>
      <w:ind w:leftChars="200"/>
    </w:pPr>
    <w:rPr>
      <w:rFonts w:ascii="Times New Roman" w:hAnsi="Times New Roman" w:eastAsia="宋体" w:cs="Times New Roman"/>
      <w:sz w:val="20"/>
      <w:szCs w:val="20"/>
    </w:rPr>
  </w:style>
  <w:style w:type="character" w:customStyle="1" w:styleId="45">
    <w:name w:val="Body text|1_"/>
    <w:basedOn w:val="22"/>
    <w:link w:val="38"/>
    <w:unhideWhenUsed/>
    <w:qFormat/>
    <w:uiPriority w:val="0"/>
    <w:rPr>
      <w:rFonts w:hint="eastAsia" w:ascii="MingLiU" w:hAnsi="MingLiU" w:eastAsia="MingLiU"/>
      <w:sz w:val="20"/>
      <w:lang w:val="zh-TW" w:eastAsia="zh-TW"/>
    </w:rPr>
  </w:style>
  <w:style w:type="character" w:customStyle="1" w:styleId="46">
    <w:name w:val="font11"/>
    <w:basedOn w:val="22"/>
    <w:qFormat/>
    <w:uiPriority w:val="0"/>
    <w:rPr>
      <w:rFonts w:hint="eastAsia" w:ascii="宋体" w:hAnsi="宋体" w:eastAsia="宋体" w:cs="宋体"/>
      <w:color w:val="000000"/>
      <w:sz w:val="24"/>
      <w:szCs w:val="24"/>
      <w:u w:val="none"/>
    </w:rPr>
  </w:style>
  <w:style w:type="character" w:customStyle="1" w:styleId="47">
    <w:name w:val="font21"/>
    <w:basedOn w:val="22"/>
    <w:qFormat/>
    <w:uiPriority w:val="0"/>
    <w:rPr>
      <w:rFonts w:hint="default" w:ascii="Times New Roman" w:hAnsi="Times New Roman" w:cs="Times New Roman"/>
      <w:color w:val="000000"/>
      <w:sz w:val="22"/>
      <w:szCs w:val="22"/>
      <w:u w:val="none"/>
    </w:rPr>
  </w:style>
  <w:style w:type="character" w:customStyle="1" w:styleId="48">
    <w:name w:val="font01"/>
    <w:basedOn w:val="22"/>
    <w:qFormat/>
    <w:uiPriority w:val="0"/>
    <w:rPr>
      <w:rFonts w:hint="eastAsia" w:ascii="宋体" w:hAnsi="宋体" w:eastAsia="宋体" w:cs="宋体"/>
      <w:color w:val="000000"/>
      <w:sz w:val="22"/>
      <w:szCs w:val="22"/>
      <w:u w:val="none"/>
    </w:rPr>
  </w:style>
  <w:style w:type="character" w:customStyle="1" w:styleId="49">
    <w:name w:val="font71"/>
    <w:basedOn w:val="22"/>
    <w:qFormat/>
    <w:uiPriority w:val="0"/>
    <w:rPr>
      <w:rFonts w:hint="default" w:ascii="Times New Roman" w:hAnsi="Times New Roman" w:cs="Times New Roman"/>
      <w:b/>
      <w:bCs/>
      <w:color w:val="000000"/>
      <w:sz w:val="22"/>
      <w:szCs w:val="22"/>
      <w:u w:val="none"/>
    </w:rPr>
  </w:style>
  <w:style w:type="character" w:customStyle="1" w:styleId="50">
    <w:name w:val="font31"/>
    <w:basedOn w:val="22"/>
    <w:qFormat/>
    <w:uiPriority w:val="0"/>
    <w:rPr>
      <w:rFonts w:hint="eastAsia" w:ascii="宋体" w:hAnsi="宋体" w:eastAsia="宋体" w:cs="宋体"/>
      <w:b/>
      <w:bCs/>
      <w:color w:val="000000"/>
      <w:sz w:val="22"/>
      <w:szCs w:val="22"/>
      <w:u w:val="none"/>
    </w:rPr>
  </w:style>
  <w:style w:type="character" w:customStyle="1" w:styleId="51">
    <w:name w:val="font41"/>
    <w:basedOn w:val="22"/>
    <w:qFormat/>
    <w:uiPriority w:val="0"/>
    <w:rPr>
      <w:rFonts w:hint="default" w:ascii="Times New Roman" w:hAnsi="Times New Roman" w:cs="Times New Roman"/>
      <w:b/>
      <w:bCs/>
      <w:color w:val="000000"/>
      <w:sz w:val="22"/>
      <w:szCs w:val="22"/>
      <w:u w:val="none"/>
    </w:rPr>
  </w:style>
  <w:style w:type="character" w:customStyle="1" w:styleId="52">
    <w:name w:val="font61"/>
    <w:basedOn w:val="22"/>
    <w:qFormat/>
    <w:uiPriority w:val="0"/>
    <w:rPr>
      <w:rFonts w:hint="eastAsia" w:ascii="宋体" w:hAnsi="宋体" w:eastAsia="宋体" w:cs="宋体"/>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15</Pages>
  <Words>865</Words>
  <Characters>937</Characters>
  <Lines>60</Lines>
  <Paragraphs>16</Paragraphs>
  <TotalTime>63</TotalTime>
  <ScaleCrop>false</ScaleCrop>
  <LinksUpToDate>false</LinksUpToDate>
  <CharactersWithSpaces>1109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2020-04-27T17:09:00Z</dcterms:created>
  <dc:creator>user</dc:creator>
  <cp:lastModifiedBy>先生你先</cp:lastModifiedBy>
  <cp:lastPrinted>2025-03-25T15:48:00Z</cp:lastPrinted>
  <dcterms:modified xsi:type="dcterms:W3CDTF">2026-07-20T14:31:21Z</dcterms:modified>
  <dc:title>藏中兴华审【2012】79号</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88DC15E66E434C6385A9F6AFD7992C30_13</vt:lpwstr>
  </property>
  <property fmtid="{D5CDD505-2E9C-101B-9397-08002B2CF9AE}" pid="4" name="KSOTemplateDocerSaveRecord">
    <vt:lpwstr>eyJoZGlkIjoiNmRjNWEzODgxNTJlYTZmMzg1ZjJmZDg3MmRiYTcyODgiLCJ1c2VySWQiOiIyODYzOTIxMzcifQ==</vt:lpwstr>
  </property>
</Properties>
</file>